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0BEFB01E" w14:textId="77777777" w:rsidR="000D7A1B" w:rsidRPr="000D7A1B" w:rsidRDefault="000D7A1B" w:rsidP="000D7A1B">
      <w:pPr>
        <w:jc w:val="center"/>
      </w:pPr>
      <w:r w:rsidRPr="000D7A1B">
        <w:t>Sunny Tseng</w:t>
      </w:r>
      <w:r w:rsidRPr="000D7A1B">
        <w:rPr>
          <w:vertAlign w:val="superscript"/>
        </w:rPr>
        <w:t>1*</w:t>
      </w:r>
      <w:r w:rsidRPr="000D7A1B">
        <w:t>, Dexter P. Hodder</w:t>
      </w:r>
      <w:r w:rsidRPr="000D7A1B">
        <w:rPr>
          <w:vertAlign w:val="superscript"/>
        </w:rPr>
        <w:t>2</w:t>
      </w:r>
      <w:r w:rsidRPr="000D7A1B">
        <w:t xml:space="preserve"> and Ken A. Otter</w:t>
      </w:r>
      <w:r w:rsidRPr="000D7A1B">
        <w:rPr>
          <w:vertAlign w:val="superscript"/>
        </w:rPr>
        <w:t>1</w:t>
      </w:r>
    </w:p>
    <w:p w14:paraId="05442F57" w14:textId="77777777" w:rsidR="000D7A1B" w:rsidRPr="000D7A1B" w:rsidRDefault="000D7A1B" w:rsidP="000D7A1B">
      <w:pPr>
        <w:jc w:val="center"/>
      </w:pPr>
      <w:r w:rsidRPr="000D7A1B">
        <w:rPr>
          <w:vertAlign w:val="superscript"/>
        </w:rPr>
        <w:t>1</w:t>
      </w:r>
      <w:r w:rsidRPr="000D7A1B">
        <w:t>Natural Resources &amp; Environmental Studies, University of Northern British Columbia, Prince George, British Columbia, Canada</w:t>
      </w:r>
    </w:p>
    <w:p w14:paraId="23D8D82D" w14:textId="77777777" w:rsidR="000D7A1B" w:rsidRPr="000D7A1B" w:rsidRDefault="000D7A1B" w:rsidP="000D7A1B">
      <w:pPr>
        <w:jc w:val="center"/>
      </w:pPr>
      <w:r w:rsidRPr="000D7A1B">
        <w:rPr>
          <w:vertAlign w:val="superscript"/>
        </w:rPr>
        <w:t>2</w:t>
      </w:r>
      <w:r w:rsidRPr="000D7A1B">
        <w:t>John Prince Research Forest, Fort. St. James, British Columbia, Canada</w:t>
      </w:r>
    </w:p>
    <w:p w14:paraId="50E9F955" w14:textId="77777777" w:rsidR="000D7A1B" w:rsidRPr="000D7A1B" w:rsidRDefault="000D7A1B" w:rsidP="000D7A1B">
      <w:pPr>
        <w:jc w:val="center"/>
      </w:pPr>
      <w:r w:rsidRPr="000D7A1B">
        <w:t>*Corresponding author E-mail: stseng@unbc.ca</w:t>
      </w:r>
    </w:p>
    <w:p w14:paraId="6FBF44DF" w14:textId="77777777" w:rsidR="001F2ADB" w:rsidRDefault="001F2ADB" w:rsidP="000D7A1B">
      <w:pPr>
        <w:rPr>
          <w:lang w:val="en-US"/>
        </w:rPr>
      </w:pPr>
    </w:p>
    <w:p w14:paraId="5F279B16" w14:textId="4B78AE30" w:rsidR="00D57E2F" w:rsidRDefault="00753CCC" w:rsidP="000D7A1B">
      <w:pPr>
        <w:rPr>
          <w:lang w:val="en-US"/>
        </w:rPr>
      </w:pPr>
      <w:r w:rsidRPr="00753CCC">
        <w:rPr>
          <w:lang w:val="en-US"/>
        </w:rPr>
        <w:t xml:space="preserve">Target journal: </w:t>
      </w:r>
    </w:p>
    <w:p w14:paraId="3232ADE2" w14:textId="5AA963D3" w:rsidR="00D57E2F" w:rsidRPr="00D57E2F" w:rsidRDefault="00D57E2F" w:rsidP="00D57E2F">
      <w:pPr>
        <w:pStyle w:val="ListParagraph"/>
        <w:numPr>
          <w:ilvl w:val="0"/>
          <w:numId w:val="23"/>
        </w:numPr>
        <w:rPr>
          <w:b/>
          <w:lang w:val="en-US"/>
        </w:rPr>
      </w:pPr>
      <w:commentRangeStart w:id="0"/>
      <w:commentRangeStart w:id="1"/>
      <w:r w:rsidRPr="002258E4">
        <w:rPr>
          <w:b/>
          <w:bCs/>
          <w:lang w:val="en-US"/>
        </w:rPr>
        <w:t>R</w:t>
      </w:r>
      <w:r w:rsidRPr="002258E4">
        <w:rPr>
          <w:b/>
          <w:bCs/>
        </w:rPr>
        <w:t>emote Sensing in Ecology and Conservation</w:t>
      </w:r>
      <w:r w:rsidR="002258E4">
        <w:t xml:space="preserve">: </w:t>
      </w:r>
      <w:r w:rsidRPr="00D57E2F">
        <w:t>scope is explicitly at the intersection of remote sensing, ecology, and conservation.</w:t>
      </w:r>
      <w:r>
        <w:rPr>
          <w:lang w:val="en-US"/>
        </w:rPr>
        <w:t xml:space="preserve"> UNBC library has </w:t>
      </w:r>
      <w:r w:rsidR="002258E4">
        <w:rPr>
          <w:lang w:val="en-US"/>
        </w:rPr>
        <w:t>signed a discount agreement with Wiley publisher.</w:t>
      </w:r>
    </w:p>
    <w:p w14:paraId="4E103F2A" w14:textId="4DB328C7" w:rsidR="00D57E2F" w:rsidRPr="002258E4" w:rsidRDefault="002258E4" w:rsidP="00D57E2F">
      <w:pPr>
        <w:pStyle w:val="ListParagraph"/>
        <w:numPr>
          <w:ilvl w:val="0"/>
          <w:numId w:val="23"/>
        </w:numPr>
        <w:rPr>
          <w:bCs/>
          <w:lang w:val="en-US"/>
        </w:rPr>
      </w:pPr>
      <w:r w:rsidRPr="002258E4">
        <w:rPr>
          <w:b/>
          <w:lang w:val="en-US"/>
        </w:rPr>
        <w:t>Ecological Applications</w:t>
      </w:r>
      <w:r w:rsidRPr="002258E4">
        <w:rPr>
          <w:bCs/>
          <w:lang w:val="en-US"/>
        </w:rPr>
        <w:t>: integration of monitoring tools and management applications. UNBC library has signed a discount agreement with Wiley publisher.</w:t>
      </w:r>
      <w:commentRangeEnd w:id="0"/>
      <w:r w:rsidR="00952C87">
        <w:rPr>
          <w:rStyle w:val="CommentReference"/>
        </w:rPr>
        <w:commentReference w:id="0"/>
      </w:r>
      <w:commentRangeEnd w:id="1"/>
      <w:r w:rsidR="00A9778F">
        <w:rPr>
          <w:rStyle w:val="CommentReference"/>
        </w:rPr>
        <w:commentReference w:id="1"/>
      </w:r>
    </w:p>
    <w:p w14:paraId="2FCDD3B2" w14:textId="77777777" w:rsidR="002258E4" w:rsidRDefault="002258E4">
      <w:pPr>
        <w:spacing w:after="160" w:line="259" w:lineRule="auto"/>
        <w:rPr>
          <w:rFonts w:eastAsiaTheme="majorEastAsia" w:cstheme="majorBidi"/>
          <w:b/>
          <w:szCs w:val="32"/>
          <w:lang w:val="en-US"/>
        </w:rPr>
      </w:pPr>
      <w:r>
        <w:rPr>
          <w:lang w:val="en-US"/>
        </w:rPr>
        <w:br w:type="page"/>
      </w:r>
    </w:p>
    <w:p w14:paraId="72C74BDA" w14:textId="2F677A5B" w:rsidR="00566B02" w:rsidRPr="00B725F5" w:rsidRDefault="00301A44" w:rsidP="004B5EBC">
      <w:pPr>
        <w:pStyle w:val="Heading1"/>
        <w:rPr>
          <w:lang w:val="en-US"/>
        </w:rPr>
      </w:pPr>
      <w:r w:rsidRPr="00301A44">
        <w:rPr>
          <w:lang w:val="en-US"/>
        </w:rPr>
        <w:lastRenderedPageBreak/>
        <w:t>Abstract</w:t>
      </w:r>
    </w:p>
    <w:p w14:paraId="607A40F6" w14:textId="5835C54C" w:rsidR="009502AF" w:rsidRPr="001F2ADB" w:rsidRDefault="001F2ADB" w:rsidP="00904063">
      <w:r w:rsidRPr="001F2ADB">
        <w:t>Accurately identifying bird species richness hotspots is essential for guiding conservation and forest management decisions; however, traditional ground-based surveys are often limited in spatial and temporal coverage. Here, we integrated passive acoustic monitoring and LiDAR-derived habitat covariates to model breeding bird richness</w:t>
      </w:r>
      <w:r w:rsidR="009E19B9">
        <w:t xml:space="preserve"> (composed by a total of 40 target species) </w:t>
      </w:r>
      <w:r w:rsidRPr="001F2ADB">
        <w:t xml:space="preserve">within the John Prince Research Forest, a </w:t>
      </w:r>
      <w:commentRangeStart w:id="2"/>
      <w:r w:rsidR="00FB01CB">
        <w:t xml:space="preserve">16,000 ha </w:t>
      </w:r>
      <w:commentRangeEnd w:id="2"/>
      <w:r w:rsidR="000C1A7C">
        <w:rPr>
          <w:rStyle w:val="CommentReference"/>
        </w:rPr>
        <w:commentReference w:id="2"/>
      </w:r>
      <w:r w:rsidRPr="001F2ADB">
        <w:t>managed working forest in central British Columbia, Canada. Acoustic data were collected from 59 sites over three breeding seasons using autonomous recording units (ARUs)</w:t>
      </w:r>
      <w:r w:rsidR="00A9778F">
        <w:t xml:space="preserve"> to inform site-level richness, which is then compared to 17 LiDAR covariates that calculated from a</w:t>
      </w:r>
      <w:r w:rsidR="00A9778F" w:rsidRPr="001F2ADB">
        <w:t xml:space="preserve"> 100-m buffer around each site</w:t>
      </w:r>
      <w:r w:rsidR="00A9778F">
        <w:t xml:space="preserve">. </w:t>
      </w:r>
      <w:r w:rsidRPr="00904063">
        <w:t>Our results revealed species assemblages corresponding to habitat preferences, including mature coniferous forest, mixed or generalist habitats, and early successional openings.</w:t>
      </w:r>
      <w:r>
        <w:t xml:space="preserve"> </w:t>
      </w:r>
      <w:r w:rsidRPr="001F2ADB">
        <w:t>Among LiDAR-derived metrics, proximity to streams, wetlands, and lake edges was the strongest predictor of site-level richness, whereas vertical canopy structure was less influential, likely reflecting the homogeneous forest-associated guilds sampled. We also highlight the substantial effort required for species-specific validation of automated detections and discuss the potential use of universal thresholds for broad-scale surveys. This study demonstrates the complementary value of PAM and LiDAR for quantifying biodiversity in working forests and provides practical guidance for integrating acoustic monitoring into conservation and management strategies.</w:t>
      </w:r>
      <w:r w:rsidR="009502AF">
        <w:rPr>
          <w:lang w:val="en-US"/>
        </w:rPr>
        <w:br w:type="page"/>
      </w:r>
    </w:p>
    <w:p w14:paraId="6DD56E88" w14:textId="5DB90B78" w:rsidR="00EC04E6" w:rsidRPr="0041514A" w:rsidRDefault="00301A44" w:rsidP="0041514A">
      <w:r w:rsidRPr="0041514A">
        <w:rPr>
          <w:b/>
          <w:bCs/>
          <w:lang w:val="en-US"/>
        </w:rPr>
        <w:lastRenderedPageBreak/>
        <w:t>Introduction</w:t>
      </w:r>
      <w:r w:rsidR="00EC04E6" w:rsidRPr="00EC04E6">
        <w:rPr>
          <w:color w:val="000000" w:themeColor="text1"/>
        </w:rPr>
        <w:br/>
        <w:t xml:space="preserve">Understanding the </w:t>
      </w:r>
      <w:r w:rsidR="002A5877">
        <w:rPr>
          <w:color w:val="000000" w:themeColor="text1"/>
        </w:rPr>
        <w:t xml:space="preserve">hotspots of </w:t>
      </w:r>
      <w:r w:rsidR="00BF4755">
        <w:rPr>
          <w:color w:val="000000" w:themeColor="text1"/>
        </w:rPr>
        <w:t xml:space="preserve">bird </w:t>
      </w:r>
      <w:r w:rsidR="002A5877">
        <w:rPr>
          <w:color w:val="000000" w:themeColor="text1"/>
        </w:rPr>
        <w:t xml:space="preserve">species richness </w:t>
      </w:r>
      <w:r w:rsidR="00EC04E6" w:rsidRPr="00EC04E6">
        <w:rPr>
          <w:color w:val="000000" w:themeColor="text1"/>
        </w:rPr>
        <w:t xml:space="preserve">is crucial for identifying preferred habitats and guiding conservation </w:t>
      </w:r>
      <w:r w:rsidR="00EC04E6" w:rsidRPr="0041514A">
        <w:rPr>
          <w:color w:val="000000" w:themeColor="text1"/>
        </w:rPr>
        <w:t xml:space="preserve">priorities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xml:space="preserve">. Traditionally, estimates of richness rely on ground-based bird surveys that provide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3F19E9E8"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xml:space="preserve">, however, remains challenging. Ground-based surveys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C12E26">
        <w:rPr>
          <w:color w:val="000000" w:themeColor="text1"/>
        </w:rPr>
        <w:t xml:space="preserve"> - </w:t>
      </w:r>
      <w:r w:rsidRPr="00EC04E6">
        <w:rPr>
          <w:color w:val="000000" w:themeColor="text1"/>
        </w:rPr>
        <w:t>such as canopy height, foliage density, and understory complexity</w:t>
      </w:r>
      <w:r w:rsidR="00C12E26">
        <w:rPr>
          <w:color w:val="000000" w:themeColor="text1"/>
        </w:rPr>
        <w:t xml:space="preserve"> -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36FF0DCD"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However, the integration of LiDAR with passive acoustic monitoring remains relatively unexplored, despite its potential to improve our understanding of the structural drivers of bird richness.</w:t>
      </w:r>
    </w:p>
    <w:p w14:paraId="5B114202" w14:textId="7565C8A6" w:rsidR="00C50947" w:rsidRDefault="00EC04E6" w:rsidP="00901DE3">
      <w:pPr>
        <w:rPr>
          <w:color w:val="000000" w:themeColor="text1"/>
        </w:rPr>
      </w:pPr>
      <w:r w:rsidRPr="00EC04E6">
        <w:rPr>
          <w:color w:val="000000" w:themeColor="text1"/>
        </w:rPr>
        <w:t xml:space="preserve">In this study, we integrate passive acoustic monitoring and LiDAR remote sensing to model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Our objectives were to: (1) compile a comprehensive species list and estimate asymptotic site-level </w:t>
      </w:r>
      <w:r w:rsidR="009E19B9">
        <w:rPr>
          <w:color w:val="000000" w:themeColor="text1"/>
        </w:rPr>
        <w:t xml:space="preserve">breeding bird </w:t>
      </w:r>
      <w:r w:rsidRPr="00EC04E6">
        <w:rPr>
          <w:color w:val="000000" w:themeColor="text1"/>
        </w:rPr>
        <w:t xml:space="preserve">richness; (2) identify </w:t>
      </w:r>
      <w:r w:rsidRPr="00EC04E6">
        <w:rPr>
          <w:color w:val="000000" w:themeColor="text1"/>
        </w:rPr>
        <w:lastRenderedPageBreak/>
        <w:t xml:space="preserve">groups of species with similar habitat-use patterns; and (3) evaluate the </w:t>
      </w:r>
      <w:r w:rsidR="005C011C">
        <w:rPr>
          <w:color w:val="000000" w:themeColor="text1"/>
        </w:rPr>
        <w:t>association between</w:t>
      </w:r>
      <w:r w:rsidRPr="00EC04E6">
        <w:rPr>
          <w:color w:val="000000" w:themeColor="text1"/>
        </w:rPr>
        <w:t xml:space="preserve"> LiDAR-derived </w:t>
      </w:r>
      <w:r w:rsidR="00255820">
        <w:rPr>
          <w:color w:val="000000" w:themeColor="text1"/>
        </w:rPr>
        <w:t>habitat covariates</w:t>
      </w:r>
      <w:r w:rsidRPr="00EC04E6">
        <w:rPr>
          <w:color w:val="000000" w:themeColor="text1"/>
        </w:rPr>
        <w:t xml:space="preserve"> </w:t>
      </w:r>
      <w:r w:rsidR="005C011C">
        <w:rPr>
          <w:color w:val="000000" w:themeColor="text1"/>
        </w:rPr>
        <w:t>and</w:t>
      </w:r>
      <w:r w:rsidR="005C011C" w:rsidRPr="00EC04E6">
        <w:rPr>
          <w:color w:val="000000" w:themeColor="text1"/>
        </w:rPr>
        <w:t xml:space="preserve"> </w:t>
      </w:r>
      <w:r w:rsidRPr="00EC04E6">
        <w:rPr>
          <w:color w:val="000000" w:themeColor="text1"/>
        </w:rPr>
        <w:t>bird</w:t>
      </w:r>
      <w:r w:rsidR="00BF4755">
        <w:rPr>
          <w:color w:val="000000" w:themeColor="text1"/>
        </w:rPr>
        <w:t xml:space="preserve"> asymptotic</w:t>
      </w:r>
      <w:r w:rsidRPr="00EC04E6">
        <w:rPr>
          <w:color w:val="000000" w:themeColor="text1"/>
        </w:rPr>
        <w:t xml:space="preserve"> richness.</w:t>
      </w:r>
    </w:p>
    <w:p w14:paraId="479EBA1E" w14:textId="77777777" w:rsidR="00E97C1B" w:rsidRDefault="00E97C1B" w:rsidP="00901DE3">
      <w:pPr>
        <w:rPr>
          <w:color w:val="000000" w:themeColor="text1"/>
        </w:rPr>
      </w:pPr>
    </w:p>
    <w:p w14:paraId="36A2ED5F" w14:textId="2379392B" w:rsidR="00E97C1B" w:rsidRDefault="00E97C1B">
      <w:pPr>
        <w:spacing w:after="160" w:line="259" w:lineRule="auto"/>
        <w:rPr>
          <w:color w:val="000000" w:themeColor="text1"/>
        </w:rPr>
      </w:pPr>
      <w:r>
        <w:rPr>
          <w:color w:val="000000" w:themeColor="text1"/>
        </w:rPr>
        <w:br w:type="page"/>
      </w:r>
    </w:p>
    <w:p w14:paraId="14A78285" w14:textId="286F90C3" w:rsidR="00301A44" w:rsidRDefault="00301A44" w:rsidP="004B5EBC">
      <w:pPr>
        <w:pStyle w:val="Heading1"/>
        <w:rPr>
          <w:lang w:val="en-US"/>
        </w:rPr>
      </w:pPr>
      <w:r w:rsidRPr="00301A44">
        <w:rPr>
          <w:lang w:val="en-US"/>
        </w:rPr>
        <w:lastRenderedPageBreak/>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commentRangeStart w:id="3"/>
      <w:r w:rsidR="001D5915">
        <w:t>16</w:t>
      </w:r>
      <w:r w:rsidR="005721EF">
        <w:t xml:space="preserve">,000 </w:t>
      </w:r>
      <w:commentRangeEnd w:id="3"/>
      <w:r w:rsidR="001D5915">
        <w:rPr>
          <w:rStyle w:val="CommentReference"/>
        </w:rPr>
        <w:commentReference w:id="3"/>
      </w:r>
      <w:r w:rsidR="005721EF">
        <w:t>hectares</w:t>
      </w:r>
      <w:r w:rsidR="00C23B3D">
        <w:t xml:space="preserve"> in area)</w:t>
      </w:r>
      <w:r w:rsidRPr="00DA5A84">
        <w:t xml:space="preserve">, located in central British Columbia, Canada, within the dry sub-boreal spruce </w:t>
      </w:r>
      <w:proofErr w:type="spellStart"/>
      <w:r w:rsidRPr="00DA5A84">
        <w:t>biogeoclimatic</w:t>
      </w:r>
      <w:proofErr w:type="spellEnd"/>
      <w:r w:rsidRPr="00DA5A84">
        <w:t xml:space="preserve">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4495062E">
                <wp:simplePos x="0" y="0"/>
                <wp:positionH relativeFrom="margin">
                  <wp:posOffset>47625</wp:posOffset>
                </wp:positionH>
                <wp:positionV relativeFrom="paragraph">
                  <wp:posOffset>0</wp:posOffset>
                </wp:positionV>
                <wp:extent cx="5694045" cy="5750560"/>
                <wp:effectExtent l="0" t="0" r="190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5750560"/>
                        </a:xfrm>
                        <a:prstGeom prst="rect">
                          <a:avLst/>
                        </a:prstGeom>
                        <a:solidFill>
                          <a:srgbClr val="FFFFFF"/>
                        </a:solidFill>
                        <a:ln w="9525">
                          <a:noFill/>
                          <a:miter lim="800000"/>
                          <a:headEnd/>
                          <a:tailEnd/>
                        </a:ln>
                      </wps:spPr>
                      <wps:txb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452.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" stroked="f">
                <v:textbo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w:t>
      </w:r>
      <w:proofErr w:type="spellStart"/>
      <w:r w:rsidR="00E4152B" w:rsidRPr="00F15CB9">
        <w:t>BirdNET</w:t>
      </w:r>
      <w:proofErr w:type="spellEnd"/>
      <w:r w:rsidR="00E4152B" w:rsidRPr="00F15CB9">
        <w:t xml:space="preserve">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(BirdNET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w:t>
      </w:r>
      <w:proofErr w:type="spellStart"/>
      <w:r w:rsidR="0018449A">
        <w:t>BirdNET</w:t>
      </w:r>
      <w:proofErr w:type="spellEnd"/>
      <w:r w:rsidR="0018449A">
        <w:t xml:space="preserve"> detections were initially filtered using a confidence threshold of 0.8. For each detected category, five recording segments with the highest confidence scores were manually reviewed. </w:t>
      </w:r>
      <w:r w:rsidR="00511CE8">
        <w:t>Sound c</w:t>
      </w:r>
      <w:r w:rsidR="0018449A">
        <w:t xml:space="preserve">ategories with at least one confirmed vocalization were </w:t>
      </w:r>
      <w:r w:rsidR="0018449A">
        <w:lastRenderedPageBreak/>
        <w:t>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2AEDFEB9" w:rsidR="00B067DB" w:rsidRPr="00B067DB" w:rsidRDefault="00511CE8" w:rsidP="00B067DB">
      <w:pPr>
        <w:rPr>
          <w:lang w:eastAsia="zh-TW"/>
        </w:rPr>
      </w:pPr>
      <w:r>
        <w:rPr>
          <w:lang w:eastAsia="zh-TW"/>
        </w:rPr>
        <w:t xml:space="preserve">We further refined this overall species list to a target clade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 xml:space="preserve">-specific </w:t>
      </w:r>
      <w:proofErr w:type="spellStart"/>
      <w:r w:rsidR="00B067DB" w:rsidRPr="00B067DB">
        <w:rPr>
          <w:lang w:eastAsia="zh-TW"/>
        </w:rPr>
        <w:t>BirdNET</w:t>
      </w:r>
      <w:proofErr w:type="spellEnd"/>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w:t>
      </w:r>
      <w:proofErr w:type="spellStart"/>
      <w:r w:rsidR="00236114">
        <w:rPr>
          <w:lang w:eastAsia="zh-TW"/>
        </w:rPr>
        <w:t>BirdNET</w:t>
      </w:r>
      <w:proofErr w:type="spellEnd"/>
      <w:r w:rsidR="00236114">
        <w:rPr>
          <w:lang w:eastAsia="zh-TW"/>
        </w:rPr>
        <w:t xml:space="preserve">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r w:rsidR="00B067DB" w:rsidRPr="00B067DB">
        <w:rPr>
          <w:lang w:eastAsia="zh-TW"/>
        </w:rPr>
        <w:t xml:space="preserve">threshold </w:t>
      </w:r>
      <w:proofErr w:type="spellStart"/>
      <w:r w:rsidR="000E0AF2">
        <w:rPr>
          <w:lang w:eastAsia="zh-TW"/>
        </w:rPr>
        <w:t>BirdNET</w:t>
      </w:r>
      <w:proofErr w:type="spellEnd"/>
      <w:r w:rsidR="000E0AF2">
        <w:rPr>
          <w:lang w:eastAsia="zh-TW"/>
        </w:rPr>
        <w:t xml:space="preserve"> detection 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minimum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Tseng et al. 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w:lastRenderedPageBreak/>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xml:space="preserve">. </w:t>
                      </w:r>
                      <w:proofErr w:type="spellStart"/>
                      <w:r w:rsidRPr="00DA5A84">
                        <w:rPr>
                          <w:rFonts w:asciiTheme="minorHAnsi" w:hAnsiTheme="minorHAnsi" w:cstheme="minorHAnsi"/>
                          <w:lang w:eastAsia="zh-TW"/>
                        </w:rPr>
                        <w:t>BirdNET</w:t>
                      </w:r>
                      <w:proofErr w:type="spellEnd"/>
                      <w:r w:rsidRPr="00DA5A84">
                        <w:rPr>
                          <w:rFonts w:asciiTheme="minorHAnsi" w:hAnsiTheme="minorHAnsi" w:cstheme="minorHAnsi"/>
                          <w:lang w:eastAsia="zh-TW"/>
                        </w:rPr>
                        <w:t xml:space="preserve">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i</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lat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lon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slist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min_conf</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rtype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batchsize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en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sf_thresh</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fmin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output_file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skip_existing_results</w:t>
            </w:r>
            <w:proofErr w:type="spellEnd"/>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1DEFEA84">
                <wp:simplePos x="0" y="0"/>
                <wp:positionH relativeFrom="margin">
                  <wp:align>left</wp:align>
                </wp:positionH>
                <wp:positionV relativeFrom="paragraph">
                  <wp:posOffset>182438</wp:posOffset>
                </wp:positionV>
                <wp:extent cx="5925820" cy="1192530"/>
                <wp:effectExtent l="0" t="0" r="0" b="762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696"/>
                        </a:xfrm>
                        <a:prstGeom prst="rect">
                          <a:avLst/>
                        </a:prstGeom>
                        <a:solidFill>
                          <a:srgbClr val="FFFFFF"/>
                        </a:solidFill>
                        <a:ln w="9525">
                          <a:noFill/>
                          <a:miter lim="800000"/>
                          <a:headEnd/>
                          <a:tailEnd/>
                        </a:ln>
                      </wps:spPr>
                      <wps:txb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 xml:space="preserve">The 40 breeding dawn chorus passerines selected as target species. For each species, the table reports the total number of </w:t>
                            </w:r>
                            <w:proofErr w:type="spellStart"/>
                            <w:r w:rsidR="00B067DB" w:rsidRPr="00B067DB">
                              <w:rPr>
                                <w:rFonts w:asciiTheme="minorHAnsi" w:hAnsiTheme="minorHAnsi" w:cstheme="minorHAnsi"/>
                                <w:lang w:eastAsia="zh-TW"/>
                              </w:rPr>
                              <w:t>BirdNET</w:t>
                            </w:r>
                            <w:proofErr w:type="spellEnd"/>
                            <w:r w:rsidR="00B067DB" w:rsidRPr="00B067DB">
                              <w:rPr>
                                <w:rFonts w:asciiTheme="minorHAnsi" w:hAnsiTheme="minorHAnsi" w:cstheme="minorHAnsi"/>
                                <w:lang w:eastAsia="zh-TW"/>
                              </w:rPr>
                              <w:t xml:space="preserve"> detections and the number of sites where the species was detected. These values were calculated after applying species-specific</w:t>
                            </w:r>
                            <w:r w:rsidR="00B55298">
                              <w:rPr>
                                <w:rFonts w:asciiTheme="minorHAnsi" w:hAnsiTheme="minorHAnsi" w:cstheme="minorHAnsi"/>
                                <w:lang w:eastAsia="zh-TW"/>
                              </w:rPr>
                              <w:t xml:space="preserve"> </w:t>
                            </w:r>
                            <w:proofErr w:type="spellStart"/>
                            <w:r w:rsidR="00B55298">
                              <w:rPr>
                                <w:rFonts w:asciiTheme="minorHAnsi" w:hAnsiTheme="minorHAnsi" w:cstheme="minorHAnsi"/>
                                <w:lang w:eastAsia="zh-TW"/>
                              </w:rPr>
                              <w:t>BirdNET</w:t>
                            </w:r>
                            <w:proofErr w:type="spellEnd"/>
                            <w:r w:rsidR="00B55298">
                              <w:rPr>
                                <w:rFonts w:asciiTheme="minorHAnsi" w:hAnsiTheme="minorHAnsi" w:cstheme="minorHAnsi"/>
                                <w:lang w:eastAsia="zh-TW"/>
                              </w:rPr>
                              <w:t xml:space="preserve">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93.9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" stroked="f">
                <v:textbo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 xml:space="preserve">The 40 breeding dawn chorus passerines selected as target species. For each species, the table reports the total number of </w:t>
                      </w:r>
                      <w:proofErr w:type="spellStart"/>
                      <w:r w:rsidR="00B067DB" w:rsidRPr="00B067DB">
                        <w:rPr>
                          <w:rFonts w:asciiTheme="minorHAnsi" w:hAnsiTheme="minorHAnsi" w:cstheme="minorHAnsi"/>
                          <w:lang w:eastAsia="zh-TW"/>
                        </w:rPr>
                        <w:t>BirdNET</w:t>
                      </w:r>
                      <w:proofErr w:type="spellEnd"/>
                      <w:r w:rsidR="00B067DB" w:rsidRPr="00B067DB">
                        <w:rPr>
                          <w:rFonts w:asciiTheme="minorHAnsi" w:hAnsiTheme="minorHAnsi" w:cstheme="minorHAnsi"/>
                          <w:lang w:eastAsia="zh-TW"/>
                        </w:rPr>
                        <w:t xml:space="preserve"> detections and the number of sites where the species was detected. These values were calculated after applying species-specific</w:t>
                      </w:r>
                      <w:r w:rsidR="00B55298">
                        <w:rPr>
                          <w:rFonts w:asciiTheme="minorHAnsi" w:hAnsiTheme="minorHAnsi" w:cstheme="minorHAnsi"/>
                          <w:lang w:eastAsia="zh-TW"/>
                        </w:rPr>
                        <w:t xml:space="preserve"> </w:t>
                      </w:r>
                      <w:proofErr w:type="spellStart"/>
                      <w:r w:rsidR="00B55298">
                        <w:rPr>
                          <w:rFonts w:asciiTheme="minorHAnsi" w:hAnsiTheme="minorHAnsi" w:cstheme="minorHAnsi"/>
                          <w:lang w:eastAsia="zh-TW"/>
                        </w:rPr>
                        <w:t>BirdNET</w:t>
                      </w:r>
                      <w:proofErr w:type="spellEnd"/>
                      <w:r w:rsidR="00B55298">
                        <w:rPr>
                          <w:rFonts w:asciiTheme="minorHAnsi" w:hAnsiTheme="minorHAnsi" w:cstheme="minorHAnsi"/>
                          <w:lang w:eastAsia="zh-TW"/>
                        </w:rPr>
                        <w:t xml:space="preserve">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v:textbox>
                <w10:wrap type="square" anchorx="margin"/>
              </v:shape>
            </w:pict>
          </mc:Fallback>
        </mc:AlternateContent>
      </w:r>
      <w:commentRangeStart w:id="4"/>
      <w:commentRangeEnd w:id="4"/>
      <w:r w:rsidR="00793274">
        <w:rPr>
          <w:rStyle w:val="CommentReference"/>
        </w:rPr>
        <w:commentReference w:id="4"/>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ustulatus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hammondii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Vireo </w:t>
            </w:r>
            <w:proofErr w:type="spellStart"/>
            <w:r w:rsidRPr="00BD07A4">
              <w:rPr>
                <w:rFonts w:asciiTheme="minorHAnsi" w:hAnsiTheme="minorHAnsi" w:cstheme="minorHAnsi"/>
                <w:i/>
                <w:iCs/>
                <w:szCs w:val="24"/>
              </w:rPr>
              <w:t>gilvus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Regulus </w:t>
            </w:r>
            <w:proofErr w:type="spellStart"/>
            <w:r w:rsidRPr="00BD07A4">
              <w:rPr>
                <w:rFonts w:asciiTheme="minorHAnsi" w:hAnsiTheme="minorHAnsi" w:cstheme="minorHAnsi"/>
                <w:i/>
                <w:iCs/>
                <w:szCs w:val="24"/>
              </w:rPr>
              <w:t>satrapa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Junco </w:t>
            </w:r>
            <w:proofErr w:type="spellStart"/>
            <w:r w:rsidRPr="00BD07A4">
              <w:rPr>
                <w:rFonts w:asciiTheme="minorHAnsi" w:hAnsiTheme="minorHAnsi" w:cstheme="minorHAnsi"/>
                <w:i/>
                <w:iCs/>
                <w:szCs w:val="24"/>
              </w:rPr>
              <w:t>hyemalis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Piranga </w:t>
            </w:r>
            <w:proofErr w:type="spellStart"/>
            <w:r w:rsidRPr="00BD07A4">
              <w:rPr>
                <w:rFonts w:asciiTheme="minorHAnsi" w:hAnsiTheme="minorHAnsi" w:cstheme="minorHAnsi"/>
                <w:i/>
                <w:iCs/>
                <w:szCs w:val="24"/>
              </w:rPr>
              <w:t>ludoviciana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Turdus </w:t>
            </w:r>
            <w:proofErr w:type="spellStart"/>
            <w:r w:rsidRPr="00BD07A4">
              <w:rPr>
                <w:rFonts w:asciiTheme="minorHAnsi" w:hAnsiTheme="minorHAnsi" w:cstheme="minorHAnsi"/>
                <w:i/>
                <w:iCs/>
                <w:szCs w:val="24"/>
              </w:rPr>
              <w:t>migratorius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Geothlypis </w:t>
            </w:r>
            <w:proofErr w:type="spellStart"/>
            <w:r w:rsidRPr="00BD07A4">
              <w:rPr>
                <w:rFonts w:asciiTheme="minorHAnsi" w:hAnsiTheme="minorHAnsi" w:cstheme="minorHAnsi"/>
                <w:i/>
                <w:iCs/>
                <w:szCs w:val="24"/>
              </w:rPr>
              <w:t>tolmiei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celata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Parkesia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noveboracensis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Zonotrichia</w:t>
            </w:r>
            <w:proofErr w:type="spellEnd"/>
            <w:r w:rsidRPr="00BD07A4">
              <w:rPr>
                <w:rFonts w:asciiTheme="minorHAnsi" w:hAnsiTheme="minorHAnsi" w:cstheme="minorHAnsi"/>
                <w:i/>
                <w:iCs/>
                <w:szCs w:val="24"/>
              </w:rPr>
              <w:t xml:space="preserve">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gramStart"/>
            <w:r w:rsidRPr="00BD07A4">
              <w:rPr>
                <w:rFonts w:asciiTheme="minorHAnsi" w:hAnsiTheme="minorHAnsi" w:cstheme="minorHAnsi"/>
                <w:i/>
                <w:iCs/>
                <w:szCs w:val="24"/>
              </w:rPr>
              <w:t>Troglodytes</w:t>
            </w:r>
            <w:proofErr w:type="gramEnd"/>
            <w:r w:rsidRPr="00BD07A4">
              <w:rPr>
                <w:rFonts w:asciiTheme="minorHAnsi" w:hAnsiTheme="minorHAnsi" w:cstheme="minorHAnsi"/>
                <w:i/>
                <w:iCs/>
                <w:szCs w:val="24"/>
              </w:rPr>
              <w:t xml:space="preserve">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Corthylio</w:t>
            </w:r>
            <w:proofErr w:type="spellEnd"/>
            <w:r w:rsidRPr="00BD07A4">
              <w:rPr>
                <w:rFonts w:asciiTheme="minorHAnsi" w:hAnsiTheme="minorHAnsi" w:cstheme="minorHAnsi"/>
                <w:i/>
                <w:iCs/>
                <w:szCs w:val="24"/>
              </w:rPr>
              <w:t xml:space="preserve">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minimus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Spizella </w:t>
            </w:r>
            <w:proofErr w:type="spellStart"/>
            <w:r w:rsidRPr="00BD07A4">
              <w:rPr>
                <w:rFonts w:asciiTheme="minorHAnsi" w:hAnsiTheme="minorHAnsi" w:cstheme="minorHAnsi"/>
                <w:i/>
                <w:iCs/>
                <w:szCs w:val="24"/>
              </w:rPr>
              <w:t>passerina</w:t>
            </w:r>
            <w:proofErr w:type="spellEnd"/>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Bombycilla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cedrorum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cooperi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Ixoreus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naevius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hudsonicus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sordidulus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oberholseri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alnorum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Geothlypis </w:t>
            </w:r>
            <w:proofErr w:type="spellStart"/>
            <w:r w:rsidRPr="00BD07A4">
              <w:rPr>
                <w:rFonts w:asciiTheme="minorHAnsi" w:hAnsiTheme="minorHAnsi" w:cstheme="minorHAnsi"/>
                <w:i/>
                <w:iCs/>
                <w:szCs w:val="24"/>
              </w:rPr>
              <w:t>trichas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difficilis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Cardellina</w:t>
            </w:r>
            <w:proofErr w:type="spellEnd"/>
            <w:r w:rsidRPr="00BD07A4">
              <w:rPr>
                <w:rFonts w:asciiTheme="minorHAnsi" w:hAnsiTheme="minorHAnsi" w:cstheme="minorHAnsi"/>
                <w:i/>
                <w:iCs/>
                <w:szCs w:val="24"/>
              </w:rPr>
              <w:t xml:space="preserve">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Corvus </w:t>
            </w:r>
            <w:proofErr w:type="spellStart"/>
            <w:r w:rsidRPr="00BD07A4">
              <w:rPr>
                <w:rFonts w:asciiTheme="minorHAnsi" w:hAnsiTheme="minorHAnsi" w:cstheme="minorHAnsi"/>
                <w:i/>
                <w:iCs/>
                <w:szCs w:val="24"/>
              </w:rPr>
              <w:t>brachyrhynchos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Melospiza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melodia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fviz_nbclust</w:t>
      </w:r>
      <w:proofErr w:type="spellEnd"/>
      <w:r w:rsidRPr="00840136">
        <w:rPr>
          <w:i/>
          <w:iCs/>
          <w:lang w:eastAsia="zh-TW"/>
        </w:rPr>
        <w: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and the gap statistic using the </w:t>
      </w:r>
      <w:r w:rsidRPr="00840136">
        <w:rPr>
          <w:i/>
          <w:iCs/>
          <w:lang w:eastAsia="zh-TW"/>
        </w:rPr>
        <w:t>cluster::</w:t>
      </w:r>
      <w:proofErr w:type="spellStart"/>
      <w:r w:rsidRPr="00840136">
        <w:rPr>
          <w:i/>
          <w:iCs/>
          <w:lang w:eastAsia="zh-TW"/>
        </w:rPr>
        <w:t>clusGap</w:t>
      </w:r>
      <w:proofErr w:type="spellEnd"/>
      <w:r w:rsidRPr="00840136">
        <w:rPr>
          <w:i/>
          <w:iCs/>
          <w:lang w:eastAsia="zh-TW"/>
        </w:rPr>
        <w:t>()</w:t>
      </w:r>
      <w:r w:rsidRPr="00840136">
        <w:rPr>
          <w:lang w:eastAsia="zh-TW"/>
        </w:rPr>
        <w:t xml:space="preserve"> and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fviz_gap_stat</w:t>
      </w:r>
      <w:proofErr w:type="spellEnd"/>
      <w:r w:rsidRPr="00840136">
        <w:rPr>
          <w:i/>
          <w:iCs/>
          <w:lang w:eastAsia="zh-TW"/>
        </w:rPr>
        <w: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proofErr w:type="spellStart"/>
      <w:r w:rsidRPr="00840136">
        <w:rPr>
          <w:i/>
          <w:iCs/>
          <w:lang w:eastAsia="zh-TW"/>
        </w:rPr>
        <w:t>kmeans</w:t>
      </w:r>
      <w:proofErr w:type="spellEnd"/>
      <w:r w:rsidRPr="00840136">
        <w:rPr>
          <w:i/>
          <w:iCs/>
          <w:lang w:eastAsia="zh-TW"/>
        </w:rPr>
        <w:t>()</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w:t>
      </w:r>
      <w:proofErr w:type="spellStart"/>
      <w:r w:rsidRPr="00274F1E">
        <w:rPr>
          <w:lang w:eastAsia="zh-TW"/>
        </w:rPr>
        <w:t>iNEXT</w:t>
      </w:r>
      <w:proofErr w:type="spellEnd"/>
      <w:r w:rsidRPr="00274F1E">
        <w:rPr>
          <w:lang w:eastAsia="zh-TW"/>
        </w:rPr>
        <w:t xml:space="preserve"> (</w:t>
      </w:r>
      <w:proofErr w:type="spellStart"/>
      <w:r w:rsidRPr="00274F1E">
        <w:rPr>
          <w:lang w:eastAsia="zh-TW"/>
        </w:rPr>
        <w:t>iNterpolation</w:t>
      </w:r>
      <w:proofErr w:type="spellEnd"/>
      <w:r w:rsidRPr="00274F1E">
        <w:rPr>
          <w:lang w:eastAsia="zh-TW"/>
        </w:rPr>
        <w:t xml:space="preserve"> and </w:t>
      </w:r>
      <w:proofErr w:type="spellStart"/>
      <w:r w:rsidRPr="00274F1E">
        <w:rPr>
          <w:lang w:eastAsia="zh-TW"/>
        </w:rPr>
        <w:t>EXTrapolation</w:t>
      </w:r>
      <w:proofErr w:type="spellEnd"/>
      <w:r w:rsidRPr="00274F1E">
        <w:rPr>
          <w:lang w:eastAsia="zh-TW"/>
        </w:rPr>
        <w:t xml:space="preserve">)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proofErr w:type="spellStart"/>
      <w:proofErr w:type="gramStart"/>
      <w:r w:rsidRPr="00274F1E">
        <w:rPr>
          <w:i/>
          <w:iCs/>
          <w:lang w:eastAsia="zh-TW"/>
        </w:rPr>
        <w:t>iNEXT</w:t>
      </w:r>
      <w:proofErr w:type="spellEnd"/>
      <w:r w:rsidRPr="00274F1E">
        <w:rPr>
          <w:i/>
          <w:iCs/>
          <w:lang w:eastAsia="zh-TW"/>
        </w:rPr>
        <w:t>::</w:t>
      </w:r>
      <w:proofErr w:type="spellStart"/>
      <w:r w:rsidRPr="00274F1E">
        <w:rPr>
          <w:i/>
          <w:iCs/>
          <w:lang w:eastAsia="zh-TW"/>
        </w:rPr>
        <w:t>ChaoRichness</w:t>
      </w:r>
      <w:proofErr w:type="spellEnd"/>
      <w:r w:rsidRPr="00274F1E">
        <w:rPr>
          <w:i/>
          <w:iCs/>
          <w:lang w:eastAsia="zh-TW"/>
        </w:rPr>
        <w:t>(</w:t>
      </w:r>
      <w:proofErr w:type="gramEnd"/>
      <w:r w:rsidRPr="00274F1E">
        <w:rPr>
          <w:i/>
          <w:iCs/>
          <w:lang w:eastAsia="zh-TW"/>
        </w:rPr>
        <w:t>)</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13"/>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F4D21CB" w:rsidR="00696C74" w:rsidRPr="00B77768" w:rsidRDefault="003A50B6" w:rsidP="004B5EBC">
      <w:pPr>
        <w:pStyle w:val="Heading2"/>
      </w:pPr>
      <w:r>
        <w:lastRenderedPageBreak/>
        <w:t>LiDAR habitat covariates and model selection</w:t>
      </w:r>
    </w:p>
    <w:p w14:paraId="33F9802B" w14:textId="2EC13B77" w:rsidR="00110D2A" w:rsidRDefault="00D63E27" w:rsidP="004B5EBC">
      <w:pPr>
        <w:rPr>
          <w:lang w:eastAsia="zh-TW"/>
        </w:rPr>
      </w:pPr>
      <w:r w:rsidRPr="00D63E27">
        <w:t xml:space="preserve">LiDAR data were collected in 2015 during the leaf-off season, with a point density of </w:t>
      </w:r>
      <w:r w:rsidRPr="00D63E27">
        <w:rPr>
          <w:color w:val="FF0000"/>
        </w:rPr>
        <w:t>XYZ</w:t>
      </w:r>
      <w:r w:rsidRPr="00D63E27">
        <w:t xml:space="preserve">. </w:t>
      </w:r>
      <w:r w:rsidR="000F25F6">
        <w:t xml:space="preserve">As all sites in the study had not undergone significant disturbance since 2015, the LiDAR should reflect the same relative habitat composition/shifts to allow the use to compare with the audio data.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w:t>
      </w:r>
      <w:proofErr w:type="spellStart"/>
      <w:r w:rsidRPr="00D63E27">
        <w:t>Bakx</w:t>
      </w:r>
      <w:proofErr w:type="spellEnd"/>
      <w:r w:rsidRPr="00D63E27">
        <w:t xml:space="preserve">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164762A7" w14:textId="785EABEC" w:rsidR="00635C76" w:rsidRDefault="008B7C5C" w:rsidP="004B5EBC">
      <w:pPr>
        <w:rPr>
          <w:lang w:val="en-US" w:eastAsia="zh-TW"/>
        </w:rPr>
      </w:pPr>
      <w:r>
        <w:t>T</w:t>
      </w:r>
      <w:r w:rsidRPr="008B7C5C">
        <w:t>o reduce multicollinearity and ensure model stability, we calculated pairwise correlations among the covariates and removed those with correlations greater than 0.8</w:t>
      </w:r>
      <w:r>
        <w:t xml:space="preserve"> (</w:t>
      </w:r>
      <w:r w:rsidRPr="008B7C5C">
        <w:rPr>
          <w:color w:val="EE0000"/>
        </w:rPr>
        <w:t>cite</w:t>
      </w:r>
      <w:r>
        <w:t>)</w:t>
      </w:r>
      <w:r w:rsidRPr="008B7C5C">
        <w:t xml:space="preserve">. </w:t>
      </w:r>
      <w:r>
        <w:t>Furthermore</w:t>
      </w:r>
      <w:r w:rsidRPr="008B7C5C">
        <w:t>, we computed variance inflation factors (VIFs) for the remaining variables and excluded any with VIFs exceeding 5</w:t>
      </w:r>
      <w:r>
        <w:t xml:space="preserve"> (</w:t>
      </w:r>
      <w:r w:rsidRPr="008B7C5C">
        <w:rPr>
          <w:color w:val="EE0000"/>
        </w:rPr>
        <w:t>cite</w:t>
      </w:r>
      <w:r>
        <w:t>)</w:t>
      </w:r>
      <w:r w:rsidRPr="008B7C5C">
        <w:t>. This pre-selection ensured that only relatively independent covariates were included in the subsequent model selection.</w:t>
      </w:r>
      <w:r>
        <w:t xml:space="preserve"> </w:t>
      </w:r>
      <w:commentRangeStart w:id="5"/>
      <w:r w:rsidR="00D63E27" w:rsidRPr="00D63E27">
        <w:t xml:space="preserve">We employed an information-theoretical approach </w:t>
      </w:r>
      <w:commentRangeEnd w:id="5"/>
      <w:r w:rsidR="00C37830">
        <w:rPr>
          <w:rStyle w:val="CommentReference"/>
        </w:rPr>
        <w:commentReference w:id="5"/>
      </w:r>
      <w:r w:rsidR="00D63E27" w:rsidRPr="00D63E27">
        <w:t xml:space="preserve">for model selection and inference. </w:t>
      </w:r>
      <w:r w:rsidR="00D63E27">
        <w:t>Specifically, we</w:t>
      </w:r>
      <w:r w:rsidR="00D63E27" w:rsidRPr="00D63E27">
        <w:t xml:space="preserve"> fitted models using all possible linear combinations of the LiDAR covariates. Model averaging was then performed to assess variable importance. This analysis was conducted using the </w:t>
      </w:r>
      <w:proofErr w:type="spellStart"/>
      <w:r w:rsidR="00D63E27" w:rsidRPr="00206295">
        <w:t>MuMIn</w:t>
      </w:r>
      <w:proofErr w:type="spellEnd"/>
      <w:r w:rsidR="00D63E27" w:rsidRPr="00D63E27">
        <w:t xml:space="preserve"> R package</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sidR="003C6B5F">
        <w:rPr>
          <w:lang w:eastAsia="zh-TW"/>
        </w:rPr>
        <w:fldChar w:fldCharType="separate"/>
      </w:r>
      <w:r w:rsidR="00762858" w:rsidRPr="00762858">
        <w:rPr>
          <w:rFonts w:cs="Times New Roman"/>
        </w:rPr>
        <w:t>(Bartoń 2025)</w:t>
      </w:r>
      <w:r w:rsidR="003C6B5F">
        <w:rPr>
          <w:lang w:eastAsia="zh-TW"/>
        </w:rPr>
        <w:fldChar w:fldCharType="end"/>
      </w:r>
      <w:r w:rsidR="003C6B5F">
        <w:rPr>
          <w:rFonts w:hint="eastAsia"/>
          <w:lang w:eastAsia="zh-TW"/>
        </w:rPr>
        <w:t xml:space="preserve">, </w:t>
      </w:r>
      <w:commentRangeStart w:id="6"/>
      <w:r w:rsidR="00D63E27" w:rsidRPr="00D63E27">
        <w:t xml:space="preserve">specifically the </w:t>
      </w:r>
      <w:proofErr w:type="spellStart"/>
      <w:r w:rsidR="00206295" w:rsidRPr="00206295">
        <w:rPr>
          <w:i/>
          <w:iCs/>
        </w:rPr>
        <w:t>MuMIn</w:t>
      </w:r>
      <w:proofErr w:type="spellEnd"/>
      <w:r w:rsidR="00206295" w:rsidRPr="00206295">
        <w:rPr>
          <w:i/>
          <w:iCs/>
        </w:rPr>
        <w:t>::</w:t>
      </w:r>
      <w:r w:rsidR="00D63E27" w:rsidRPr="00206295">
        <w:rPr>
          <w:i/>
          <w:iCs/>
        </w:rPr>
        <w:t>dredge()</w:t>
      </w:r>
      <w:r w:rsidR="00D63E27" w:rsidRPr="00D63E27">
        <w:t xml:space="preserve"> function, with the full model being a linear regression model.</w:t>
      </w:r>
      <w:r w:rsidR="00D63E27">
        <w:rPr>
          <w:lang w:val="en-US" w:eastAsia="zh-TW"/>
        </w:rPr>
        <w:t xml:space="preserve"> </w:t>
      </w:r>
      <w:commentRangeEnd w:id="6"/>
      <w:r w:rsidR="00C37830">
        <w:rPr>
          <w:rStyle w:val="CommentReference"/>
        </w:rPr>
        <w:commentReference w:id="6"/>
      </w:r>
    </w:p>
    <w:p w14:paraId="15046E96" w14:textId="77777777" w:rsidR="00F768ED" w:rsidRDefault="00F768ED">
      <w:pPr>
        <w:spacing w:after="160" w:line="259" w:lineRule="auto"/>
        <w:rPr>
          <w:lang w:val="en-US"/>
        </w:rPr>
      </w:pPr>
      <w:r>
        <w:rPr>
          <w:lang w:val="en-US"/>
        </w:rPr>
        <w:br w:type="page"/>
      </w:r>
    </w:p>
    <w:p w14:paraId="5476B178" w14:textId="596F11A3" w:rsidR="00C948F8" w:rsidRDefault="00C948F8" w:rsidP="004B5EBC">
      <w:pPr>
        <w:rPr>
          <w:lang w:val="en-US"/>
        </w:rPr>
      </w:pPr>
      <w:r w:rsidRPr="00E400BB">
        <w:rPr>
          <w:noProof/>
          <w:color w:val="FF0000"/>
          <w:lang w:eastAsia="zh-TW"/>
        </w:rPr>
        <w:lastRenderedPageBreak/>
        <mc:AlternateContent>
          <mc:Choice Requires="wps">
            <w:drawing>
              <wp:anchor distT="45720" distB="45720" distL="114300" distR="114300" simplePos="0" relativeHeight="251683840" behindDoc="0" locked="0" layoutInCell="1" allowOverlap="1" wp14:anchorId="736C21D6" wp14:editId="36C31B3E">
                <wp:simplePos x="0" y="0"/>
                <wp:positionH relativeFrom="margin">
                  <wp:align>center</wp:align>
                </wp:positionH>
                <wp:positionV relativeFrom="paragraph">
                  <wp:posOffset>226908</wp:posOffset>
                </wp:positionV>
                <wp:extent cx="5925820" cy="55626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56591"/>
                        </a:xfrm>
                        <a:prstGeom prst="rect">
                          <a:avLst/>
                        </a:prstGeom>
                        <a:solidFill>
                          <a:srgbClr val="FFFFFF"/>
                        </a:solidFill>
                        <a:ln w="9525">
                          <a:noFill/>
                          <a:miter lim="800000"/>
                          <a:headEnd/>
                          <a:tailEnd/>
                        </a:ln>
                      </wps:spPr>
                      <wps:txb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43.8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" stroked="f">
                <v:textbo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w:t>
            </w:r>
            <w:r w:rsidR="00562982" w:rsidRPr="002909BA">
              <w:rPr>
                <w:rFonts w:asciiTheme="minorHAnsi" w:eastAsiaTheme="minorEastAsia" w:hAnsiTheme="minorHAnsi" w:cstheme="minorHAnsi"/>
                <w:b/>
                <w:bCs/>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s</w:t>
            </w:r>
            <w:r w:rsidR="00562982" w:rsidRPr="002909BA">
              <w:rPr>
                <w:rFonts w:asciiTheme="minorHAnsi" w:eastAsiaTheme="minorEastAsia" w:hAnsiTheme="minorHAnsi" w:cstheme="minorHAnsi"/>
                <w:b/>
                <w:bCs/>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45793AFB" w:rsidR="00CE60EE" w:rsidRPr="002909BA" w:rsidRDefault="00CE60EE"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w:t>
            </w:r>
            <w:r w:rsidR="002909BA" w:rsidRPr="002909BA">
              <w:rPr>
                <w:rFonts w:asciiTheme="minorHAnsi" w:eastAsiaTheme="minorEastAsia" w:hAnsiTheme="minorHAnsi" w:cstheme="minorHAnsi"/>
                <w:b/>
                <w:bCs/>
                <w:szCs w:val="24"/>
                <w:lang w:eastAsia="zh-TW"/>
              </w:rPr>
              <w:t>lid</w:t>
            </w:r>
            <w:r w:rsidRPr="002909BA">
              <w:rPr>
                <w:rFonts w:asciiTheme="minorHAnsi" w:eastAsiaTheme="minorEastAsia" w:hAnsiTheme="minorHAnsi" w:cstheme="minorHAnsi"/>
                <w:b/>
                <w:bCs/>
                <w:szCs w:val="24"/>
                <w:lang w:eastAsia="zh-TW"/>
              </w:rPr>
              <w:t>_rip_wet_str_le</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d_vri_polyedge</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58754F"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58754F">
              <w:rPr>
                <w:rFonts w:asciiTheme="minorHAnsi" w:eastAsiaTheme="minorEastAsia" w:hAnsiTheme="minorHAnsi" w:cstheme="minorHAnsi"/>
                <w:b/>
                <w:bCs/>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proofErr w:type="spellStart"/>
            <w:r w:rsidRPr="002909BA">
              <w:rPr>
                <w:rFonts w:asciiTheme="minorHAnsi" w:eastAsiaTheme="minorEastAsia" w:hAnsiTheme="minorHAnsi" w:cstheme="minorHAnsi"/>
                <w:b/>
                <w:bCs/>
                <w:szCs w:val="24"/>
                <w:lang w:eastAsia="zh-TW"/>
              </w:rPr>
              <w:t>prop_decid</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decid_dens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conf_dens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tree_dens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ba_dens</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2EC397FD" w14:textId="3C18E6B4" w:rsidR="0058754F" w:rsidRDefault="0058754F" w:rsidP="0058754F">
      <w:pPr>
        <w:spacing w:after="160"/>
        <w:rPr>
          <w:lang w:val="en-US" w:eastAsia="zh-TW"/>
        </w:rPr>
      </w:pPr>
      <w:r>
        <w:rPr>
          <w:lang w:val="en-US" w:eastAsia="zh-TW"/>
        </w:rPr>
        <w:t xml:space="preserve"> </w:t>
      </w:r>
    </w:p>
    <w:p w14:paraId="3B79952A" w14:textId="1C652728" w:rsidR="002C1391" w:rsidRDefault="002C1391" w:rsidP="0058754F">
      <w:pPr>
        <w:spacing w:after="160"/>
        <w:rPr>
          <w:lang w:val="en-US" w:eastAsia="zh-TW"/>
        </w:rPr>
      </w:pPr>
      <w:r>
        <w:rPr>
          <w:lang w:val="en-US" w:eastAsia="zh-TW"/>
        </w:rPr>
        <w:br w:type="page"/>
      </w:r>
    </w:p>
    <w:p w14:paraId="4BEE48B7" w14:textId="6830509F" w:rsidR="00301A44" w:rsidRDefault="00301A44" w:rsidP="004B5EBC">
      <w:pPr>
        <w:pStyle w:val="Heading1"/>
        <w:rPr>
          <w:lang w:val="en-US"/>
        </w:rPr>
      </w:pPr>
      <w:r w:rsidRPr="00301A44">
        <w:rPr>
          <w:lang w:val="en-US"/>
        </w:rPr>
        <w:lastRenderedPageBreak/>
        <w:t>Result</w:t>
      </w:r>
    </w:p>
    <w:p w14:paraId="30C18166" w14:textId="559FBB0D" w:rsidR="00BD07A4" w:rsidRDefault="003D76BE" w:rsidP="004B5EBC">
      <w:pPr>
        <w:pStyle w:val="Heading2"/>
        <w:rPr>
          <w:lang w:val="en-US" w:eastAsia="zh-TW"/>
        </w:rPr>
      </w:pPr>
      <w:r>
        <w:rPr>
          <w:lang w:val="en-US" w:eastAsia="zh-TW"/>
        </w:rPr>
        <w:t>A</w:t>
      </w:r>
      <w:r w:rsidR="00BD07A4">
        <w:rPr>
          <w:lang w:val="en-US" w:eastAsia="zh-TW"/>
        </w:rPr>
        <w:t>symptotic richness</w:t>
      </w:r>
      <w:r>
        <w:rPr>
          <w:lang w:val="en-US" w:eastAsia="zh-TW"/>
        </w:rPr>
        <w:t xml:space="preserve"> </w:t>
      </w:r>
      <w:r w:rsidR="00206295">
        <w:rPr>
          <w:lang w:val="en-US" w:eastAsia="zh-TW"/>
        </w:rPr>
        <w:t>estimates</w:t>
      </w:r>
    </w:p>
    <w:p w14:paraId="3EEF9FD4" w14:textId="1F8BD239" w:rsidR="0058754F" w:rsidRDefault="0058754F" w:rsidP="00206295">
      <w:pPr>
        <w:rPr>
          <w:lang w:eastAsia="zh-TW"/>
        </w:rPr>
      </w:pPr>
      <w:r>
        <w:rPr>
          <w:noProof/>
        </w:rPr>
        <mc:AlternateContent>
          <mc:Choice Requires="wps">
            <w:drawing>
              <wp:anchor distT="45720" distB="45720" distL="114300" distR="114300" simplePos="0" relativeHeight="251679744" behindDoc="0" locked="0" layoutInCell="1" allowOverlap="1" wp14:anchorId="77B1EEB5" wp14:editId="57D4D5A4">
                <wp:simplePos x="0" y="0"/>
                <wp:positionH relativeFrom="margin">
                  <wp:posOffset>13714</wp:posOffset>
                </wp:positionH>
                <wp:positionV relativeFrom="paragraph">
                  <wp:posOffset>3139792</wp:posOffset>
                </wp:positionV>
                <wp:extent cx="6130290" cy="3839481"/>
                <wp:effectExtent l="0" t="0" r="3810" b="889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290" cy="3839481"/>
                        </a:xfrm>
                        <a:prstGeom prst="rect">
                          <a:avLst/>
                        </a:prstGeom>
                        <a:solidFill>
                          <a:srgbClr val="FFFFFF"/>
                        </a:solidFill>
                        <a:ln w="9525">
                          <a:noFill/>
                          <a:miter lim="800000"/>
                          <a:headEnd/>
                          <a:tailEnd/>
                        </a:ln>
                      </wps:spPr>
                      <wps:txbx>
                        <w:txbxContent>
                          <w:p w14:paraId="1936EDF5" w14:textId="2DA4CD30" w:rsidR="003D76BE" w:rsidRDefault="007B0A58" w:rsidP="003D76BE">
                            <w:pPr>
                              <w:spacing w:after="0"/>
                              <w:jc w:val="center"/>
                            </w:pPr>
                            <w:r>
                              <w:rPr>
                                <w:noProof/>
                              </w:rPr>
                              <w:drawing>
                                <wp:inline distT="0" distB="0" distL="0" distR="0" wp14:anchorId="2B6DE08A" wp14:editId="7F3889C0">
                                  <wp:extent cx="5165526" cy="2478923"/>
                                  <wp:effectExtent l="0" t="0" r="0" b="0"/>
                                  <wp:docPr id="17296922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301" cy="2491293"/>
                                          </a:xfrm>
                                          <a:prstGeom prst="rect">
                                            <a:avLst/>
                                          </a:prstGeom>
                                          <a:noFill/>
                                          <a:ln>
                                            <a:noFill/>
                                          </a:ln>
                                        </pic:spPr>
                                      </pic:pic>
                                    </a:graphicData>
                                  </a:graphic>
                                </wp:inline>
                              </w:drawing>
                            </w:r>
                          </w:p>
                          <w:p w14:paraId="6B5394C9" w14:textId="19F765FE"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 (A) ARU days fewer than 90, (B) ARU days between 90 and 120, and (C) ARU days greater than 120.</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1" type="#_x0000_t202" style="position:absolute;margin-left:1.1pt;margin-top:247.25pt;width:482.7pt;height:302.3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" stroked="f">
                <v:textbox>
                  <w:txbxContent>
                    <w:p w14:paraId="1936EDF5" w14:textId="2DA4CD30" w:rsidR="003D76BE" w:rsidRDefault="007B0A58" w:rsidP="003D76BE">
                      <w:pPr>
                        <w:spacing w:after="0"/>
                        <w:jc w:val="center"/>
                      </w:pPr>
                      <w:r>
                        <w:rPr>
                          <w:noProof/>
                        </w:rPr>
                        <w:drawing>
                          <wp:inline distT="0" distB="0" distL="0" distR="0" wp14:anchorId="2B6DE08A" wp14:editId="7F3889C0">
                            <wp:extent cx="5165526" cy="2478923"/>
                            <wp:effectExtent l="0" t="0" r="0" b="0"/>
                            <wp:docPr id="17296922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301" cy="2491293"/>
                                    </a:xfrm>
                                    <a:prstGeom prst="rect">
                                      <a:avLst/>
                                    </a:prstGeom>
                                    <a:noFill/>
                                    <a:ln>
                                      <a:noFill/>
                                    </a:ln>
                                  </pic:spPr>
                                </pic:pic>
                              </a:graphicData>
                            </a:graphic>
                          </wp:inline>
                        </w:drawing>
                      </w:r>
                    </w:p>
                    <w:p w14:paraId="6B5394C9" w14:textId="19F765FE"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 (A) ARU days fewer than 90, (B) ARU days between 90 and 120, and (C) ARU days greater than 120.</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r w:rsidR="00206295" w:rsidRPr="00206295">
        <w:rPr>
          <w:lang w:eastAsia="zh-TW"/>
        </w:rPr>
        <w:t xml:space="preserve">The estimated asymptotic richness for each site ranged from 19.49 to 48.79 species. </w:t>
      </w:r>
      <w:r>
        <w:rPr>
          <w:lang w:eastAsia="zh-TW"/>
        </w:rPr>
        <w:t>R</w:t>
      </w:r>
      <w:r w:rsidRPr="00206295">
        <w:rPr>
          <w:lang w:eastAsia="zh-TW"/>
        </w:rPr>
        <w:t xml:space="preserve">egardless of </w:t>
      </w:r>
      <w:r>
        <w:rPr>
          <w:lang w:eastAsia="zh-TW"/>
        </w:rPr>
        <w:t>the number of ARU days acquired for a site</w:t>
      </w:r>
      <w:r w:rsidRPr="00206295">
        <w:rPr>
          <w:lang w:eastAsia="zh-TW"/>
        </w:rPr>
        <w:t xml:space="preserve">, the number of species detected </w:t>
      </w:r>
      <w:r>
        <w:rPr>
          <w:lang w:eastAsia="zh-TW"/>
        </w:rPr>
        <w:t xml:space="preserve">was close to </w:t>
      </w:r>
      <w:r w:rsidRPr="00206295">
        <w:rPr>
          <w:lang w:eastAsia="zh-TW"/>
        </w:rPr>
        <w:t>reach</w:t>
      </w:r>
      <w:r>
        <w:rPr>
          <w:lang w:eastAsia="zh-TW"/>
        </w:rPr>
        <w:t>ing</w:t>
      </w:r>
      <w:r w:rsidRPr="00206295">
        <w:rPr>
          <w:lang w:eastAsia="zh-TW"/>
        </w:rPr>
        <w:t xml:space="preserve"> a plateau</w:t>
      </w:r>
      <w:r>
        <w:rPr>
          <w:lang w:eastAsia="zh-TW"/>
        </w:rPr>
        <w:t xml:space="preserve"> (e.g. approaching the asymptotic species richness estimate)</w:t>
      </w:r>
      <w:r w:rsidRPr="00206295">
        <w:rPr>
          <w:lang w:eastAsia="zh-TW"/>
        </w:rPr>
        <w:t xml:space="preserve"> at </w:t>
      </w:r>
      <w:r>
        <w:rPr>
          <w:lang w:eastAsia="zh-TW"/>
        </w:rPr>
        <w:t>the conducted sampling</w:t>
      </w:r>
      <w:r w:rsidRPr="00206295">
        <w:rPr>
          <w:lang w:eastAsia="zh-TW"/>
        </w:rPr>
        <w:t xml:space="preserve"> effort level (</w:t>
      </w:r>
      <w:r w:rsidRPr="0086199F">
        <w:rPr>
          <w:b/>
          <w:bCs/>
          <w:lang w:eastAsia="zh-TW"/>
        </w:rPr>
        <w:t>Fig.</w:t>
      </w:r>
      <w:r w:rsidR="0081641C">
        <w:rPr>
          <w:b/>
          <w:bCs/>
          <w:lang w:eastAsia="zh-TW"/>
        </w:rPr>
        <w:t xml:space="preserve"> </w:t>
      </w:r>
      <w:r>
        <w:rPr>
          <w:b/>
          <w:bCs/>
          <w:lang w:eastAsia="zh-TW"/>
        </w:rPr>
        <w:t>3</w:t>
      </w:r>
      <w:r w:rsidRPr="00206295">
        <w:rPr>
          <w:lang w:eastAsia="zh-TW"/>
        </w:rPr>
        <w:t>).</w:t>
      </w:r>
      <w:r>
        <w:rPr>
          <w:lang w:eastAsia="zh-TW"/>
        </w:rPr>
        <w:t xml:space="preserve"> This is evident as the solid accumulation line (actual sampled effort) in many sites had already reached close to the asymptote level projected through extrapolation (dashed lines).</w:t>
      </w:r>
      <w:r>
        <w:rPr>
          <w:lang w:eastAsia="zh-TW"/>
        </w:rPr>
        <w:t xml:space="preserve"> </w:t>
      </w:r>
      <w:r w:rsidR="00206295" w:rsidRPr="00206295">
        <w:rPr>
          <w:lang w:eastAsia="zh-TW"/>
        </w:rPr>
        <w:t xml:space="preserve">The mean difference between estimated asymptotic richness and observed richness was 3.0 species for low effort, 4.6 species for medium effort, and 2.8 species for high effort </w:t>
      </w:r>
      <w:r w:rsidRPr="009A0DD3">
        <w:rPr>
          <w:lang w:eastAsia="zh-TW"/>
        </w:rPr>
        <w:t>(</w:t>
      </w:r>
      <w:r w:rsidRPr="009A0DD3">
        <w:rPr>
          <w:b/>
          <w:bCs/>
          <w:lang w:eastAsia="zh-TW"/>
        </w:rPr>
        <w:t>Supplementary Table B</w:t>
      </w:r>
      <w:r w:rsidRPr="009A0DD3">
        <w:rPr>
          <w:lang w:eastAsia="zh-TW"/>
        </w:rPr>
        <w:t>)</w:t>
      </w:r>
      <w:r w:rsidR="00206295" w:rsidRPr="00206295">
        <w:rPr>
          <w:lang w:eastAsia="zh-TW"/>
        </w:rPr>
        <w:t xml:space="preserve">. </w:t>
      </w:r>
    </w:p>
    <w:p w14:paraId="5EF2A1AB" w14:textId="3B7AECD7" w:rsidR="0052351B" w:rsidRPr="0058754F" w:rsidRDefault="0052351B" w:rsidP="00206295">
      <w:pPr>
        <w:rPr>
          <w:lang w:eastAsia="zh-TW"/>
        </w:rPr>
      </w:pPr>
    </w:p>
    <w:p w14:paraId="05ED8FE7" w14:textId="1D995450" w:rsidR="00C37830" w:rsidRDefault="00C37830" w:rsidP="00C37830">
      <w:pPr>
        <w:pStyle w:val="Heading2"/>
        <w:rPr>
          <w:lang w:val="en-US" w:eastAsia="zh-TW"/>
        </w:rPr>
      </w:pPr>
      <w:r>
        <w:rPr>
          <w:lang w:val="en-US" w:eastAsia="zh-TW"/>
        </w:rPr>
        <w:lastRenderedPageBreak/>
        <w:t xml:space="preserve">LiDAR covariate </w:t>
      </w:r>
      <w:r w:rsidR="008B7C5C">
        <w:rPr>
          <w:lang w:val="en-US" w:eastAsia="zh-TW"/>
        </w:rPr>
        <w:t>pre-</w:t>
      </w:r>
      <w:r>
        <w:rPr>
          <w:lang w:val="en-US" w:eastAsia="zh-TW"/>
        </w:rPr>
        <w:t>selection</w:t>
      </w:r>
    </w:p>
    <w:p w14:paraId="580A2FCA" w14:textId="16C7D35E" w:rsidR="00296A68" w:rsidRDefault="00296A68" w:rsidP="007B1244">
      <w:pPr>
        <w:spacing w:after="160"/>
        <w:rPr>
          <w:lang w:eastAsia="zh-TW"/>
        </w:rPr>
      </w:pPr>
      <w:r>
        <w:rPr>
          <w:noProof/>
        </w:rPr>
        <mc:AlternateContent>
          <mc:Choice Requires="wps">
            <w:drawing>
              <wp:anchor distT="45720" distB="45720" distL="114300" distR="114300" simplePos="0" relativeHeight="251696128" behindDoc="0" locked="0" layoutInCell="1" allowOverlap="1" wp14:anchorId="417C9BE0" wp14:editId="2C9BB472">
                <wp:simplePos x="0" y="0"/>
                <wp:positionH relativeFrom="margin">
                  <wp:posOffset>-689610</wp:posOffset>
                </wp:positionH>
                <wp:positionV relativeFrom="paragraph">
                  <wp:posOffset>3239135</wp:posOffset>
                </wp:positionV>
                <wp:extent cx="7417435" cy="4357370"/>
                <wp:effectExtent l="0" t="0" r="9525" b="0"/>
                <wp:wrapSquare wrapText="bothSides"/>
                <wp:docPr id="1334240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7435" cy="4357370"/>
                        </a:xfrm>
                        <a:prstGeom prst="rect">
                          <a:avLst/>
                        </a:prstGeom>
                        <a:solidFill>
                          <a:srgbClr val="FFFFFF"/>
                        </a:solidFill>
                        <a:ln w="9525">
                          <a:noFill/>
                          <a:miter lim="800000"/>
                          <a:headEnd/>
                          <a:tailEnd/>
                        </a:ln>
                      </wps:spPr>
                      <wps:txbx>
                        <w:txbxContent>
                          <w:p w14:paraId="721FA90D" w14:textId="47E18408" w:rsidR="00296A68" w:rsidRPr="00296A68" w:rsidRDefault="0081641C" w:rsidP="00296A68">
                            <w:pPr>
                              <w:spacing w:after="0"/>
                              <w:jc w:val="center"/>
                            </w:pPr>
                            <w:r>
                              <w:rPr>
                                <w:noProof/>
                              </w:rPr>
                              <w:drawing>
                                <wp:inline distT="0" distB="0" distL="0" distR="0" wp14:anchorId="00E06236" wp14:editId="6EEA5E2F">
                                  <wp:extent cx="6257925" cy="3765315"/>
                                  <wp:effectExtent l="0" t="0" r="0" b="6985"/>
                                  <wp:docPr id="2052184398"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4398" name="Picture 16"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7510" cy="3777099"/>
                                          </a:xfrm>
                                          <a:prstGeom prst="rect">
                                            <a:avLst/>
                                          </a:prstGeom>
                                          <a:noFill/>
                                          <a:ln>
                                            <a:noFill/>
                                          </a:ln>
                                        </pic:spPr>
                                      </pic:pic>
                                    </a:graphicData>
                                  </a:graphic>
                                </wp:inline>
                              </w:drawing>
                            </w:r>
                          </w:p>
                          <w:p w14:paraId="58D4DC95" w14:textId="43DD41BF" w:rsidR="00296A68" w:rsidRPr="0018449A" w:rsidRDefault="00296A68" w:rsidP="00296A68">
                            <w:pPr>
                              <w:spacing w:after="0" w:line="240" w:lineRule="auto"/>
                            </w:pPr>
                            <w:r w:rsidRPr="0086199F">
                              <w:rPr>
                                <w:rFonts w:asciiTheme="minorHAnsi" w:hAnsiTheme="minorHAnsi" w:cstheme="minorHAnsi"/>
                                <w:b/>
                                <w:bCs/>
                              </w:rPr>
                              <w:t>Fig.</w:t>
                            </w:r>
                            <w:r w:rsidR="0081641C">
                              <w:rPr>
                                <w:rFonts w:asciiTheme="minorHAnsi" w:hAnsiTheme="minorHAnsi" w:cstheme="minorHAnsi"/>
                                <w:b/>
                                <w:bCs/>
                              </w:rPr>
                              <w:t xml:space="preserve"> 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C9BE0" id="_x0000_s1032" type="#_x0000_t202" style="position:absolute;margin-left:-54.3pt;margin-top:255.05pt;width:584.05pt;height:343.1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" stroked="f">
                <v:textbox>
                  <w:txbxContent>
                    <w:p w14:paraId="721FA90D" w14:textId="47E18408" w:rsidR="00296A68" w:rsidRPr="00296A68" w:rsidRDefault="0081641C" w:rsidP="00296A68">
                      <w:pPr>
                        <w:spacing w:after="0"/>
                        <w:jc w:val="center"/>
                      </w:pPr>
                      <w:r>
                        <w:rPr>
                          <w:noProof/>
                        </w:rPr>
                        <w:drawing>
                          <wp:inline distT="0" distB="0" distL="0" distR="0" wp14:anchorId="00E06236" wp14:editId="6EEA5E2F">
                            <wp:extent cx="6257925" cy="3765315"/>
                            <wp:effectExtent l="0" t="0" r="0" b="6985"/>
                            <wp:docPr id="2052184398"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4398" name="Picture 16"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7510" cy="3777099"/>
                                    </a:xfrm>
                                    <a:prstGeom prst="rect">
                                      <a:avLst/>
                                    </a:prstGeom>
                                    <a:noFill/>
                                    <a:ln>
                                      <a:noFill/>
                                    </a:ln>
                                  </pic:spPr>
                                </pic:pic>
                              </a:graphicData>
                            </a:graphic>
                          </wp:inline>
                        </w:drawing>
                      </w:r>
                    </w:p>
                    <w:p w14:paraId="58D4DC95" w14:textId="43DD41BF" w:rsidR="00296A68" w:rsidRPr="0018449A" w:rsidRDefault="00296A68" w:rsidP="00296A68">
                      <w:pPr>
                        <w:spacing w:after="0" w:line="240" w:lineRule="auto"/>
                      </w:pPr>
                      <w:r w:rsidRPr="0086199F">
                        <w:rPr>
                          <w:rFonts w:asciiTheme="minorHAnsi" w:hAnsiTheme="minorHAnsi" w:cstheme="minorHAnsi"/>
                          <w:b/>
                          <w:bCs/>
                        </w:rPr>
                        <w:t>Fig.</w:t>
                      </w:r>
                      <w:r w:rsidR="0081641C">
                        <w:rPr>
                          <w:rFonts w:asciiTheme="minorHAnsi" w:hAnsiTheme="minorHAnsi" w:cstheme="minorHAnsi"/>
                          <w:b/>
                          <w:bCs/>
                        </w:rPr>
                        <w:t xml:space="preserve"> 4.  </w:t>
                      </w:r>
                    </w:p>
                  </w:txbxContent>
                </v:textbox>
                <w10:wrap type="square" anchorx="margin"/>
              </v:shape>
            </w:pict>
          </mc:Fallback>
        </mc:AlternateContent>
      </w:r>
      <w:r w:rsidR="00E9744B" w:rsidRPr="00E9744B">
        <w:rPr>
          <w:lang w:eastAsia="zh-TW"/>
        </w:rPr>
        <w:t xml:space="preserve">Pairwise correlation analysis among the 17 LiDAR-derived covariates revealed several instances of high collinearity (|r| &gt; 0.8; </w:t>
      </w:r>
      <w:r w:rsidR="00E9744B" w:rsidRPr="00E9744B">
        <w:rPr>
          <w:b/>
          <w:bCs/>
          <w:lang w:eastAsia="zh-TW"/>
        </w:rPr>
        <w:t>Fig.</w:t>
      </w:r>
      <w:r w:rsidR="0081641C">
        <w:rPr>
          <w:b/>
          <w:bCs/>
          <w:lang w:eastAsia="zh-TW"/>
        </w:rPr>
        <w:t xml:space="preserve"> </w:t>
      </w:r>
      <w:r w:rsidR="00E9744B">
        <w:rPr>
          <w:b/>
          <w:bCs/>
          <w:lang w:eastAsia="zh-TW"/>
        </w:rPr>
        <w:t>4A</w:t>
      </w:r>
      <w:r w:rsidR="00E9744B" w:rsidRPr="00E9744B">
        <w:rPr>
          <w:lang w:eastAsia="zh-TW"/>
        </w:rPr>
        <w:t xml:space="preserve">). </w:t>
      </w:r>
      <w:r w:rsidR="00E9744B">
        <w:rPr>
          <w:lang w:eastAsia="zh-TW"/>
        </w:rPr>
        <w:t>Specifically</w:t>
      </w:r>
      <w:r w:rsidR="00E9744B" w:rsidRPr="00E9744B">
        <w:rPr>
          <w:lang w:eastAsia="zh-TW"/>
        </w:rPr>
        <w:t xml:space="preserve">, many canopy structure </w:t>
      </w:r>
      <w:r w:rsidR="00E9744B">
        <w:rPr>
          <w:lang w:eastAsia="zh-TW"/>
        </w:rPr>
        <w:t>covariates (</w:t>
      </w:r>
      <w:r w:rsidR="0081641C" w:rsidRPr="00E9744B">
        <w:rPr>
          <w:b/>
          <w:bCs/>
          <w:lang w:eastAsia="zh-TW"/>
        </w:rPr>
        <w:t>Fig.</w:t>
      </w:r>
      <w:r w:rsidR="0081641C">
        <w:rPr>
          <w:b/>
          <w:bCs/>
          <w:lang w:eastAsia="zh-TW"/>
        </w:rPr>
        <w:t xml:space="preserve"> </w:t>
      </w:r>
      <w:r w:rsidR="0081641C">
        <w:rPr>
          <w:b/>
          <w:bCs/>
          <w:lang w:eastAsia="zh-TW"/>
        </w:rPr>
        <w:t>4A</w:t>
      </w:r>
      <w:r w:rsidR="00E9744B">
        <w:rPr>
          <w:lang w:eastAsia="zh-TW"/>
        </w:rPr>
        <w:t xml:space="preserve"> green</w:t>
      </w:r>
      <w:r w:rsidR="0081641C">
        <w:rPr>
          <w:lang w:eastAsia="zh-TW"/>
        </w:rPr>
        <w:t xml:space="preserve"> highlight</w:t>
      </w:r>
      <w:r w:rsidR="00E9744B">
        <w:rPr>
          <w:lang w:eastAsia="zh-TW"/>
        </w:rPr>
        <w:t>) and total vegetation covariates (</w:t>
      </w:r>
      <w:r w:rsidR="0081641C" w:rsidRPr="00E9744B">
        <w:rPr>
          <w:b/>
          <w:bCs/>
          <w:lang w:eastAsia="zh-TW"/>
        </w:rPr>
        <w:t>Fig.</w:t>
      </w:r>
      <w:r w:rsidR="0081641C">
        <w:rPr>
          <w:b/>
          <w:bCs/>
          <w:lang w:eastAsia="zh-TW"/>
        </w:rPr>
        <w:t xml:space="preserve"> </w:t>
      </w:r>
      <w:r w:rsidR="0081641C">
        <w:rPr>
          <w:b/>
          <w:bCs/>
          <w:lang w:eastAsia="zh-TW"/>
        </w:rPr>
        <w:t>4A</w:t>
      </w:r>
      <w:r w:rsidR="0081641C">
        <w:rPr>
          <w:lang w:eastAsia="zh-TW"/>
        </w:rPr>
        <w:t xml:space="preserve"> </w:t>
      </w:r>
      <w:r w:rsidR="0081641C">
        <w:rPr>
          <w:lang w:eastAsia="zh-TW"/>
        </w:rPr>
        <w:t>yellow</w:t>
      </w:r>
      <w:r w:rsidR="0081641C">
        <w:rPr>
          <w:lang w:eastAsia="zh-TW"/>
        </w:rPr>
        <w:t xml:space="preserve"> highlight</w:t>
      </w:r>
      <w:r w:rsidR="00E9744B">
        <w:rPr>
          <w:lang w:eastAsia="zh-TW"/>
        </w:rPr>
        <w:t>)</w:t>
      </w:r>
      <w:r w:rsidR="00E9744B" w:rsidRPr="00E9744B">
        <w:rPr>
          <w:lang w:eastAsia="zh-TW"/>
        </w:rPr>
        <w:t xml:space="preserve"> were strongly </w:t>
      </w:r>
      <w:r w:rsidR="00E9744B">
        <w:rPr>
          <w:lang w:eastAsia="zh-TW"/>
        </w:rPr>
        <w:t>correlated</w:t>
      </w:r>
      <w:r w:rsidR="00E9744B" w:rsidRPr="00E9744B">
        <w:rPr>
          <w:lang w:eastAsia="zh-TW"/>
        </w:rPr>
        <w:t>. To address this, we retained only the variables that were most interpretable and widely used in ecological studies, reducing the number of covariates from 17 to 10 (</w:t>
      </w:r>
      <w:r w:rsidR="0081641C" w:rsidRPr="0081641C">
        <w:rPr>
          <w:b/>
          <w:bCs/>
          <w:lang w:eastAsia="zh-TW"/>
        </w:rPr>
        <w:t>Fig.</w:t>
      </w:r>
      <w:r w:rsidR="0081641C">
        <w:rPr>
          <w:b/>
          <w:bCs/>
          <w:lang w:eastAsia="zh-TW"/>
        </w:rPr>
        <w:t xml:space="preserve"> </w:t>
      </w:r>
      <w:r w:rsidR="0081641C" w:rsidRPr="0081641C">
        <w:rPr>
          <w:b/>
          <w:bCs/>
          <w:lang w:eastAsia="zh-TW"/>
        </w:rPr>
        <w:t>4B</w:t>
      </w:r>
      <w:r w:rsidR="00E9744B" w:rsidRPr="00E9744B">
        <w:rPr>
          <w:lang w:eastAsia="zh-TW"/>
        </w:rPr>
        <w:t>). All retained variables had variance inflation factor (VIF) values below 5, indicating the absence of multicollinearity (</w:t>
      </w:r>
      <w:r w:rsidR="00E9744B" w:rsidRPr="00E9744B">
        <w:rPr>
          <w:b/>
          <w:bCs/>
          <w:lang w:eastAsia="zh-TW"/>
        </w:rPr>
        <w:t>Fig.</w:t>
      </w:r>
      <w:r w:rsidR="0081641C">
        <w:rPr>
          <w:b/>
          <w:bCs/>
          <w:lang w:eastAsia="zh-TW"/>
        </w:rPr>
        <w:t xml:space="preserve"> </w:t>
      </w:r>
      <w:r w:rsidR="00E9744B">
        <w:rPr>
          <w:b/>
          <w:bCs/>
          <w:lang w:eastAsia="zh-TW"/>
        </w:rPr>
        <w:t>4</w:t>
      </w:r>
      <w:r w:rsidR="00E9744B" w:rsidRPr="00E9744B">
        <w:rPr>
          <w:b/>
          <w:bCs/>
          <w:lang w:eastAsia="zh-TW"/>
        </w:rPr>
        <w:t>C</w:t>
      </w:r>
      <w:r w:rsidR="00E9744B" w:rsidRPr="00E9744B">
        <w:rPr>
          <w:lang w:eastAsia="zh-TW"/>
        </w:rPr>
        <w:t xml:space="preserve">; bolded variables in </w:t>
      </w:r>
      <w:r w:rsidR="00E9744B" w:rsidRPr="00E9744B">
        <w:rPr>
          <w:b/>
          <w:bCs/>
          <w:lang w:eastAsia="zh-TW"/>
        </w:rPr>
        <w:t>Table 3</w:t>
      </w:r>
      <w:r w:rsidR="00E9744B" w:rsidRPr="00E9744B">
        <w:rPr>
          <w:lang w:eastAsia="zh-TW"/>
        </w:rPr>
        <w:t>). Because aspect is a circular variable, we further decomposed it into its sine and cosine components, resulting in a total of 11 LiDAR covariates used in the subsequent model selection.</w:t>
      </w:r>
      <w:r w:rsidR="00E9744B">
        <w:rPr>
          <w:lang w:eastAsia="zh-TW"/>
        </w:rPr>
        <w:t xml:space="preserve"> </w:t>
      </w:r>
    </w:p>
    <w:p w14:paraId="619764E9" w14:textId="1AC93924" w:rsidR="00BD07A4" w:rsidRDefault="008B7C5C" w:rsidP="004B5EBC">
      <w:pPr>
        <w:pStyle w:val="Heading2"/>
        <w:rPr>
          <w:lang w:val="en-US" w:eastAsia="zh-TW"/>
        </w:rPr>
      </w:pPr>
      <w:r>
        <w:rPr>
          <w:lang w:val="en-US" w:eastAsia="zh-TW"/>
        </w:rPr>
        <w:lastRenderedPageBreak/>
        <w:t>P</w:t>
      </w:r>
      <w:r w:rsidR="00B528E2">
        <w:rPr>
          <w:rFonts w:hint="eastAsia"/>
          <w:lang w:val="en-US" w:eastAsia="zh-TW"/>
        </w:rPr>
        <w:t>redictive power for richness</w:t>
      </w:r>
    </w:p>
    <w:p w14:paraId="12440FCF" w14:textId="012FDDD0" w:rsidR="00C37830" w:rsidRDefault="00D02DDF" w:rsidP="00473BFE">
      <w:pPr>
        <w:rPr>
          <w:lang w:eastAsia="zh-TW"/>
        </w:rPr>
      </w:pPr>
      <w:r w:rsidRPr="00D02DDF">
        <w:rPr>
          <w:lang w:eastAsia="zh-TW"/>
        </w:rPr>
        <w:t xml:space="preserve">Among </w:t>
      </w:r>
      <w:r w:rsidR="00473BFE">
        <w:rPr>
          <w:lang w:eastAsia="zh-TW"/>
        </w:rPr>
        <w:t>all the</w:t>
      </w:r>
      <w:r w:rsidRPr="00D02DDF">
        <w:rPr>
          <w:lang w:eastAsia="zh-TW"/>
        </w:rPr>
        <w:t xml:space="preserve"> LiDAR covariates,</w:t>
      </w:r>
      <w:r w:rsidR="00473BFE">
        <w:rPr>
          <w:lang w:eastAsia="zh-TW"/>
        </w:rPr>
        <w:t xml:space="preserve"> none of the covariate showed up to be significant in explaining the general asymptotic richness (</w:t>
      </w:r>
      <w:r w:rsidR="00473BFE" w:rsidRPr="00473BFE">
        <w:rPr>
          <w:b/>
          <w:bCs/>
          <w:lang w:eastAsia="zh-TW"/>
        </w:rPr>
        <w:t>Fig.</w:t>
      </w:r>
      <w:r w:rsidR="006337FF">
        <w:rPr>
          <w:b/>
          <w:bCs/>
          <w:lang w:eastAsia="zh-TW"/>
        </w:rPr>
        <w:t xml:space="preserve"> 5A</w:t>
      </w:r>
      <w:r w:rsidR="00473BFE">
        <w:rPr>
          <w:lang w:eastAsia="zh-TW"/>
        </w:rPr>
        <w:t>)</w:t>
      </w:r>
      <w:r w:rsidR="0081641C">
        <w:rPr>
          <w:lang w:eastAsia="zh-TW"/>
        </w:rPr>
        <w:t xml:space="preserve">, which could be </w:t>
      </w:r>
      <w:r w:rsidR="00473BFE">
        <w:rPr>
          <w:lang w:eastAsia="zh-TW"/>
        </w:rPr>
        <w:t xml:space="preserve">due to the variation of habitat preference in our species list, thus balanced out the effect of certain habitat preference. Thus, we </w:t>
      </w:r>
      <w:r w:rsidR="0081641C">
        <w:rPr>
          <w:lang w:eastAsia="zh-TW"/>
        </w:rPr>
        <w:t xml:space="preserve">further </w:t>
      </w:r>
      <w:r w:rsidR="00473BFE">
        <w:rPr>
          <w:lang w:eastAsia="zh-TW"/>
        </w:rPr>
        <w:t xml:space="preserve">grouped the species based on the species by site distribution </w:t>
      </w:r>
      <w:r w:rsidR="00473BFE" w:rsidRPr="00337E17">
        <w:rPr>
          <w:lang w:eastAsia="zh-TW"/>
        </w:rPr>
        <w:t>(</w:t>
      </w:r>
      <w:r w:rsidR="00473BFE" w:rsidRPr="0086199F">
        <w:rPr>
          <w:b/>
          <w:bCs/>
          <w:lang w:eastAsia="zh-TW"/>
        </w:rPr>
        <w:t>Fig.</w:t>
      </w:r>
      <w:r w:rsidR="006337FF">
        <w:rPr>
          <w:b/>
          <w:bCs/>
          <w:lang w:eastAsia="zh-TW"/>
        </w:rPr>
        <w:t xml:space="preserve"> 2</w:t>
      </w:r>
      <w:r w:rsidR="00473BFE" w:rsidRPr="00337E17">
        <w:rPr>
          <w:lang w:eastAsia="zh-TW"/>
        </w:rPr>
        <w:t>)</w:t>
      </w:r>
      <w:r w:rsidR="00473BFE">
        <w:rPr>
          <w:lang w:eastAsia="zh-TW"/>
        </w:rPr>
        <w:t xml:space="preserve"> using k-means clustering (</w:t>
      </w:r>
      <w:r w:rsidR="00473BFE" w:rsidRPr="00473BFE">
        <w:rPr>
          <w:b/>
          <w:bCs/>
          <w:lang w:eastAsia="zh-TW"/>
        </w:rPr>
        <w:t xml:space="preserve">Fig. </w:t>
      </w:r>
      <w:r w:rsidR="006337FF">
        <w:rPr>
          <w:b/>
          <w:bCs/>
          <w:lang w:eastAsia="zh-TW"/>
        </w:rPr>
        <w:t>6</w:t>
      </w:r>
      <w:r w:rsidR="00473BFE">
        <w:rPr>
          <w:lang w:eastAsia="zh-TW"/>
        </w:rPr>
        <w:t xml:space="preserve">). </w:t>
      </w:r>
      <w:r w:rsidR="00C37830" w:rsidRPr="00337E17">
        <w:rPr>
          <w:lang w:eastAsia="zh-TW"/>
        </w:rPr>
        <w:t xml:space="preserve">Species within the same cluster exhibited similar distribution patterns across the study sites, which likely </w:t>
      </w:r>
      <w:r w:rsidR="00C37830">
        <w:rPr>
          <w:lang w:eastAsia="zh-TW"/>
        </w:rPr>
        <w:t>imply</w:t>
      </w:r>
      <w:r w:rsidR="00C37830" w:rsidRPr="00337E17">
        <w:rPr>
          <w:lang w:eastAsia="zh-TW"/>
        </w:rPr>
        <w:t xml:space="preserve"> </w:t>
      </w:r>
      <w:r w:rsidR="00C37830">
        <w:rPr>
          <w:lang w:eastAsia="zh-TW"/>
        </w:rPr>
        <w:t xml:space="preserve">rough </w:t>
      </w:r>
      <w:r w:rsidR="00C37830" w:rsidRPr="00337E17">
        <w:rPr>
          <w:lang w:eastAsia="zh-TW"/>
        </w:rPr>
        <w:t>shared habitat preferences or frequent co-</w:t>
      </w:r>
      <w:proofErr w:type="spellStart"/>
      <w:r w:rsidR="00C37830" w:rsidRPr="00337E17">
        <w:rPr>
          <w:lang w:eastAsia="zh-TW"/>
        </w:rPr>
        <w:t>occurrenc</w:t>
      </w:r>
      <w:proofErr w:type="spellEnd"/>
      <w:r w:rsidR="00C37830">
        <w:rPr>
          <w:lang w:eastAsia="zh-TW"/>
        </w:rPr>
        <w:t xml:space="preserve"> for </w:t>
      </w:r>
      <w:r w:rsidR="00C37830" w:rsidRPr="00BA2344">
        <w:rPr>
          <w:lang w:eastAsia="zh-TW"/>
        </w:rPr>
        <w:t xml:space="preserve">particular sub groups within </w:t>
      </w:r>
      <w:r w:rsidR="00C37830">
        <w:rPr>
          <w:lang w:eastAsia="zh-TW"/>
        </w:rPr>
        <w:t>the</w:t>
      </w:r>
      <w:r w:rsidR="00C37830" w:rsidRPr="00BA2344">
        <w:rPr>
          <w:lang w:eastAsia="zh-TW"/>
        </w:rPr>
        <w:t xml:space="preserve"> guild</w:t>
      </w:r>
      <w:r w:rsidR="00473BFE">
        <w:rPr>
          <w:lang w:eastAsia="zh-TW"/>
        </w:rPr>
        <w:t xml:space="preserve"> </w:t>
      </w:r>
      <w:commentRangeStart w:id="7"/>
      <w:r w:rsidR="00C37830">
        <w:rPr>
          <w:lang w:eastAsia="zh-TW"/>
        </w:rPr>
        <w:fldChar w:fldCharType="begin"/>
      </w:r>
      <w:r w:rsidR="00C37830">
        <w:rPr>
          <w:lang w:eastAsia="zh-TW"/>
        </w:rPr>
        <w:instrText xml:space="preserve"> ADDIN ZOTERO_ITEM CSL_CITATION {"citationID":"U2EZmKXK","properties":{"formattedCitation":"(Billerman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C37830">
        <w:rPr>
          <w:lang w:eastAsia="zh-TW"/>
        </w:rPr>
        <w:fldChar w:fldCharType="separate"/>
      </w:r>
      <w:r w:rsidR="00C37830" w:rsidRPr="00762858">
        <w:rPr>
          <w:rFonts w:cs="Times New Roman"/>
        </w:rPr>
        <w:t>(Billerman et al. 2025)</w:t>
      </w:r>
      <w:r w:rsidR="00C37830">
        <w:rPr>
          <w:lang w:eastAsia="zh-TW"/>
        </w:rPr>
        <w:fldChar w:fldCharType="end"/>
      </w:r>
      <w:commentRangeEnd w:id="7"/>
      <w:r w:rsidR="00C37830">
        <w:rPr>
          <w:rStyle w:val="CommentReference"/>
        </w:rPr>
        <w:commentReference w:id="7"/>
      </w:r>
      <w:r w:rsidR="00C37830" w:rsidRPr="00337E17">
        <w:rPr>
          <w:lang w:eastAsia="zh-TW"/>
        </w:rPr>
        <w:t>.</w:t>
      </w:r>
      <w:r w:rsidR="00C37830">
        <w:rPr>
          <w:lang w:eastAsia="zh-TW"/>
        </w:rPr>
        <w:t xml:space="preserve"> </w:t>
      </w:r>
    </w:p>
    <w:p w14:paraId="2294134D" w14:textId="044533BC" w:rsidR="005A53FE" w:rsidRDefault="005A53FE" w:rsidP="00473BFE">
      <w:pPr>
        <w:rPr>
          <w:lang w:eastAsia="zh-TW"/>
        </w:rPr>
      </w:pPr>
      <w:r>
        <w:rPr>
          <w:lang w:eastAsia="zh-TW"/>
        </w:rPr>
        <w:t xml:space="preserve">Repeating the same method, we tried to see whether there is LiDAR covariates that would </w:t>
      </w:r>
      <w:proofErr w:type="gramStart"/>
      <w:r>
        <w:rPr>
          <w:lang w:eastAsia="zh-TW"/>
        </w:rPr>
        <w:t>associated</w:t>
      </w:r>
      <w:proofErr w:type="gramEnd"/>
      <w:r>
        <w:rPr>
          <w:lang w:eastAsia="zh-TW"/>
        </w:rPr>
        <w:t xml:space="preserve"> with the richness of each of the groups</w:t>
      </w:r>
      <w:r w:rsidR="007830CB">
        <w:rPr>
          <w:lang w:eastAsia="zh-TW"/>
        </w:rPr>
        <w:t xml:space="preserve">.  </w:t>
      </w:r>
    </w:p>
    <w:p w14:paraId="20B98286" w14:textId="4C2829B8" w:rsidR="005A53FE" w:rsidRPr="00473BFE" w:rsidRDefault="005A53FE" w:rsidP="00473BFE">
      <w:pPr>
        <w:rPr>
          <w:lang w:eastAsia="zh-TW"/>
        </w:rPr>
      </w:pPr>
      <w:r>
        <w:rPr>
          <w:noProof/>
        </w:rPr>
        <w:lastRenderedPageBreak/>
        <mc:AlternateContent>
          <mc:Choice Requires="wps">
            <w:drawing>
              <wp:anchor distT="45720" distB="45720" distL="114300" distR="114300" simplePos="0" relativeHeight="251702272" behindDoc="0" locked="0" layoutInCell="1" allowOverlap="1" wp14:anchorId="042A7181" wp14:editId="4BA9A994">
                <wp:simplePos x="0" y="0"/>
                <wp:positionH relativeFrom="margin">
                  <wp:posOffset>-611941</wp:posOffset>
                </wp:positionH>
                <wp:positionV relativeFrom="paragraph">
                  <wp:posOffset>4415940</wp:posOffset>
                </wp:positionV>
                <wp:extent cx="6924040" cy="3810635"/>
                <wp:effectExtent l="0" t="0" r="0" b="0"/>
                <wp:wrapSquare wrapText="bothSides"/>
                <wp:docPr id="1058110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3810635"/>
                        </a:xfrm>
                        <a:prstGeom prst="rect">
                          <a:avLst/>
                        </a:prstGeom>
                        <a:solidFill>
                          <a:srgbClr val="FFFFFF"/>
                        </a:solidFill>
                        <a:ln w="9525">
                          <a:noFill/>
                          <a:miter lim="800000"/>
                          <a:headEnd/>
                          <a:tailEnd/>
                        </a:ln>
                      </wps:spPr>
                      <wps:txbx>
                        <w:txbxContent>
                          <w:p w14:paraId="02CF2BC4" w14:textId="77777777" w:rsidR="005A53FE" w:rsidRDefault="005A53FE" w:rsidP="005A53FE">
                            <w:pPr>
                              <w:spacing w:after="0"/>
                              <w:jc w:val="center"/>
                            </w:pPr>
                            <w:r>
                              <w:rPr>
                                <w:noProof/>
                              </w:rPr>
                              <w:drawing>
                                <wp:inline distT="0" distB="0" distL="0" distR="0" wp14:anchorId="74FBEC73" wp14:editId="7FAAFAE6">
                                  <wp:extent cx="6634817" cy="3186280"/>
                                  <wp:effectExtent l="0" t="0" r="0" b="0"/>
                                  <wp:docPr id="121733040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60CEB4D3" w14:textId="77777777" w:rsidR="005A53FE" w:rsidRDefault="005A53FE" w:rsidP="005A53FE">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p w14:paraId="6A9A6B36" w14:textId="77777777" w:rsidR="005A53FE" w:rsidRDefault="005A53FE" w:rsidP="005A53FE">
                            <w:pPr>
                              <w:spacing w:after="0" w:line="240" w:lineRule="auto"/>
                              <w:rPr>
                                <w:rFonts w:asciiTheme="minorHAnsi" w:hAnsiTheme="minorHAnsi" w:cstheme="minorHAnsi"/>
                                <w:lang w:eastAsia="zh-TW"/>
                              </w:rPr>
                            </w:pPr>
                          </w:p>
                          <w:p w14:paraId="1A9C9D90" w14:textId="77777777" w:rsidR="005A53FE" w:rsidRDefault="005A53FE" w:rsidP="005A53FE">
                            <w:pPr>
                              <w:spacing w:after="0" w:line="240" w:lineRule="auto"/>
                              <w:rPr>
                                <w:rFonts w:asciiTheme="minorHAnsi" w:hAnsiTheme="minorHAnsi" w:cstheme="minorHAnsi"/>
                                <w:lang w:eastAsia="zh-TW"/>
                              </w:rPr>
                            </w:pPr>
                          </w:p>
                          <w:p w14:paraId="349ECBD7" w14:textId="77777777" w:rsidR="005A53FE" w:rsidRPr="006145A7" w:rsidRDefault="005A53FE" w:rsidP="005A53FE">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A7181" id="_x0000_s1033" type="#_x0000_t202" style="position:absolute;margin-left:-48.2pt;margin-top:347.7pt;width:545.2pt;height:300.0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" stroked="f">
                <v:textbox>
                  <w:txbxContent>
                    <w:p w14:paraId="02CF2BC4" w14:textId="77777777" w:rsidR="005A53FE" w:rsidRDefault="005A53FE" w:rsidP="005A53FE">
                      <w:pPr>
                        <w:spacing w:after="0"/>
                        <w:jc w:val="center"/>
                      </w:pPr>
                      <w:r>
                        <w:rPr>
                          <w:noProof/>
                        </w:rPr>
                        <w:drawing>
                          <wp:inline distT="0" distB="0" distL="0" distR="0" wp14:anchorId="74FBEC73" wp14:editId="7FAAFAE6">
                            <wp:extent cx="6634817" cy="3186280"/>
                            <wp:effectExtent l="0" t="0" r="0" b="0"/>
                            <wp:docPr id="121733040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60CEB4D3" w14:textId="77777777" w:rsidR="005A53FE" w:rsidRDefault="005A53FE" w:rsidP="005A53FE">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p w14:paraId="6A9A6B36" w14:textId="77777777" w:rsidR="005A53FE" w:rsidRDefault="005A53FE" w:rsidP="005A53FE">
                      <w:pPr>
                        <w:spacing w:after="0" w:line="240" w:lineRule="auto"/>
                        <w:rPr>
                          <w:rFonts w:asciiTheme="minorHAnsi" w:hAnsiTheme="minorHAnsi" w:cstheme="minorHAnsi"/>
                          <w:lang w:eastAsia="zh-TW"/>
                        </w:rPr>
                      </w:pPr>
                    </w:p>
                    <w:p w14:paraId="1A9C9D90" w14:textId="77777777" w:rsidR="005A53FE" w:rsidRDefault="005A53FE" w:rsidP="005A53FE">
                      <w:pPr>
                        <w:spacing w:after="0" w:line="240" w:lineRule="auto"/>
                        <w:rPr>
                          <w:rFonts w:asciiTheme="minorHAnsi" w:hAnsiTheme="minorHAnsi" w:cstheme="minorHAnsi"/>
                          <w:lang w:eastAsia="zh-TW"/>
                        </w:rPr>
                      </w:pPr>
                    </w:p>
                    <w:p w14:paraId="349ECBD7" w14:textId="77777777" w:rsidR="005A53FE" w:rsidRPr="006145A7" w:rsidRDefault="005A53FE" w:rsidP="005A53FE">
                      <w:pPr>
                        <w:spacing w:after="0" w:line="240" w:lineRule="auto"/>
                      </w:pPr>
                    </w:p>
                  </w:txbxContent>
                </v:textbox>
                <w10:wrap type="square" anchorx="margin"/>
              </v:shape>
            </w:pict>
          </mc:Fallback>
        </mc:AlternateContent>
      </w:r>
      <w:r>
        <w:rPr>
          <w:noProof/>
        </w:rPr>
        <mc:AlternateContent>
          <mc:Choice Requires="wps">
            <w:drawing>
              <wp:anchor distT="45720" distB="45720" distL="114300" distR="114300" simplePos="0" relativeHeight="251700224" behindDoc="0" locked="0" layoutInCell="1" allowOverlap="1" wp14:anchorId="5B934DFA" wp14:editId="3522B633">
                <wp:simplePos x="0" y="0"/>
                <wp:positionH relativeFrom="margin">
                  <wp:posOffset>-515312</wp:posOffset>
                </wp:positionH>
                <wp:positionV relativeFrom="paragraph">
                  <wp:posOffset>118</wp:posOffset>
                </wp:positionV>
                <wp:extent cx="6924040" cy="4360545"/>
                <wp:effectExtent l="0" t="0" r="0" b="1905"/>
                <wp:wrapSquare wrapText="bothSides"/>
                <wp:docPr id="1838878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4360545"/>
                        </a:xfrm>
                        <a:prstGeom prst="rect">
                          <a:avLst/>
                        </a:prstGeom>
                        <a:solidFill>
                          <a:srgbClr val="FFFFFF"/>
                        </a:solidFill>
                        <a:ln w="9525">
                          <a:noFill/>
                          <a:miter lim="800000"/>
                          <a:headEnd/>
                          <a:tailEnd/>
                        </a:ln>
                      </wps:spPr>
                      <wps:txbx>
                        <w:txbxContent>
                          <w:p w14:paraId="70060182" w14:textId="0AFA6F9E" w:rsidR="005A53FE" w:rsidRPr="005A53FE" w:rsidRDefault="007830CB" w:rsidP="005A53FE">
                            <w:pPr>
                              <w:spacing w:after="0"/>
                              <w:jc w:val="center"/>
                            </w:pPr>
                            <w:r>
                              <w:rPr>
                                <w:noProof/>
                              </w:rPr>
                              <w:drawing>
                                <wp:inline distT="0" distB="0" distL="0" distR="0" wp14:anchorId="2B6FE5A9" wp14:editId="689BA02A">
                                  <wp:extent cx="6399761" cy="3486005"/>
                                  <wp:effectExtent l="0" t="0" r="1270" b="635"/>
                                  <wp:docPr id="150358070"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9140" cy="3491114"/>
                                          </a:xfrm>
                                          <a:prstGeom prst="rect">
                                            <a:avLst/>
                                          </a:prstGeom>
                                          <a:noFill/>
                                          <a:ln>
                                            <a:noFill/>
                                          </a:ln>
                                        </pic:spPr>
                                      </pic:pic>
                                    </a:graphicData>
                                  </a:graphic>
                                </wp:inline>
                              </w:drawing>
                            </w:r>
                          </w:p>
                          <w:p w14:paraId="3174CAB8" w14:textId="641776C1" w:rsidR="005A53FE" w:rsidRPr="006145A7" w:rsidRDefault="005A53FE" w:rsidP="005A53FE">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34DFA" id="_x0000_s1034" type="#_x0000_t202" style="position:absolute;margin-left:-40.6pt;margin-top:0;width:545.2pt;height:343.3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" stroked="f">
                <v:textbox>
                  <w:txbxContent>
                    <w:p w14:paraId="70060182" w14:textId="0AFA6F9E" w:rsidR="005A53FE" w:rsidRPr="005A53FE" w:rsidRDefault="007830CB" w:rsidP="005A53FE">
                      <w:pPr>
                        <w:spacing w:after="0"/>
                        <w:jc w:val="center"/>
                      </w:pPr>
                      <w:r>
                        <w:rPr>
                          <w:noProof/>
                        </w:rPr>
                        <w:drawing>
                          <wp:inline distT="0" distB="0" distL="0" distR="0" wp14:anchorId="2B6FE5A9" wp14:editId="689BA02A">
                            <wp:extent cx="6399761" cy="3486005"/>
                            <wp:effectExtent l="0" t="0" r="1270" b="635"/>
                            <wp:docPr id="150358070"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9140" cy="3491114"/>
                                    </a:xfrm>
                                    <a:prstGeom prst="rect">
                                      <a:avLst/>
                                    </a:prstGeom>
                                    <a:noFill/>
                                    <a:ln>
                                      <a:noFill/>
                                    </a:ln>
                                  </pic:spPr>
                                </pic:pic>
                              </a:graphicData>
                            </a:graphic>
                          </wp:inline>
                        </w:drawing>
                      </w:r>
                    </w:p>
                    <w:p w14:paraId="3174CAB8" w14:textId="641776C1" w:rsidR="005A53FE" w:rsidRPr="006145A7" w:rsidRDefault="005A53FE" w:rsidP="005A53FE">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p>
                  </w:txbxContent>
                </v:textbox>
                <w10:wrap type="square" anchorx="margin"/>
              </v:shape>
            </w:pict>
          </mc:Fallback>
        </mc:AlternateContent>
      </w:r>
    </w:p>
    <w:p w14:paraId="53FD4E9F" w14:textId="36947F97" w:rsidR="00A75865" w:rsidRPr="008F1D6E" w:rsidRDefault="00301A44" w:rsidP="00A75865">
      <w:pPr>
        <w:pStyle w:val="Heading1"/>
        <w:rPr>
          <w:lang w:val="en-US"/>
        </w:rPr>
      </w:pPr>
      <w:r w:rsidRPr="008F1D6E">
        <w:rPr>
          <w:lang w:val="en-US"/>
        </w:rPr>
        <w:lastRenderedPageBreak/>
        <w:t>Discussion</w:t>
      </w:r>
    </w:p>
    <w:p w14:paraId="3DFE054B" w14:textId="1E9F9E35" w:rsidR="007B448F" w:rsidRDefault="007B448F" w:rsidP="00DA390F">
      <w:pPr>
        <w:rPr>
          <w:lang w:eastAsia="zh-TW"/>
        </w:rPr>
      </w:pPr>
      <w:commentRangeStart w:id="8"/>
      <w:r w:rsidRPr="007B448F">
        <w:rPr>
          <w:lang w:eastAsia="zh-TW"/>
        </w:rPr>
        <w:t xml:space="preserve">Our large-scale acoustic survey provided a comprehensive </w:t>
      </w:r>
      <w:r w:rsidR="00255820">
        <w:rPr>
          <w:lang w:eastAsia="zh-TW"/>
        </w:rPr>
        <w:t xml:space="preserve">bird </w:t>
      </w:r>
      <w:r w:rsidRPr="007B448F">
        <w:rPr>
          <w:lang w:eastAsia="zh-TW"/>
        </w:rPr>
        <w:t>community species list for the John Prince Research Forest in central British Columbia (</w:t>
      </w:r>
      <w:r w:rsidRPr="007B448F">
        <w:rPr>
          <w:b/>
          <w:bCs/>
          <w:lang w:eastAsia="zh-TW"/>
        </w:rPr>
        <w:t>Supplementary Table A</w:t>
      </w:r>
      <w:r w:rsidRPr="007B448F">
        <w:rPr>
          <w:lang w:eastAsia="zh-TW"/>
        </w:rPr>
        <w:t xml:space="preserve">). By </w:t>
      </w:r>
      <w:commentRangeEnd w:id="8"/>
      <w:r w:rsidR="00C57AD3">
        <w:rPr>
          <w:rStyle w:val="CommentReference"/>
        </w:rPr>
        <w:commentReference w:id="8"/>
      </w:r>
      <w:r w:rsidRPr="007B448F">
        <w:rPr>
          <w:lang w:eastAsia="zh-TW"/>
        </w:rPr>
        <w:t>examining species</w:t>
      </w:r>
      <w:ins w:id="9" w:author="Ken Otter" w:date="2025-10-10T09:20:00Z" w16du:dateUtc="2025-10-10T16:20:00Z">
        <w:r w:rsidR="00FF49C0">
          <w:rPr>
            <w:lang w:eastAsia="zh-TW"/>
          </w:rPr>
          <w:t>/</w:t>
        </w:r>
      </w:ins>
      <w:del w:id="10" w:author="Ken Otter" w:date="2025-10-10T09:20:00Z" w16du:dateUtc="2025-10-10T16:20:00Z">
        <w:r w:rsidRPr="007B448F" w:rsidDel="00FF49C0">
          <w:rPr>
            <w:lang w:eastAsia="zh-TW"/>
          </w:rPr>
          <w:delText>-</w:delText>
        </w:r>
      </w:del>
      <w:r w:rsidRPr="007B448F">
        <w:rPr>
          <w:lang w:eastAsia="zh-TW"/>
        </w:rPr>
        <w:t>site</w:t>
      </w:r>
      <w:ins w:id="11" w:author="Ken Otter" w:date="2025-10-10T09:32:00Z" w16du:dateUtc="2025-10-10T16:32:00Z">
        <w:r w:rsidR="00C951BD">
          <w:rPr>
            <w:lang w:eastAsia="zh-TW"/>
          </w:rPr>
          <w:t>-</w:t>
        </w:r>
      </w:ins>
      <w:del w:id="12" w:author="Ken Otter" w:date="2025-10-10T09:32:00Z" w16du:dateUtc="2025-10-10T16:32:00Z">
        <w:r w:rsidRPr="007B448F" w:rsidDel="00C951BD">
          <w:rPr>
            <w:lang w:eastAsia="zh-TW"/>
          </w:rPr>
          <w:delText xml:space="preserve"> </w:delText>
        </w:r>
      </w:del>
      <w:r w:rsidRPr="007B448F">
        <w:rPr>
          <w:lang w:eastAsia="zh-TW"/>
        </w:rPr>
        <w:t>presence relationships, we were able to distinguish generalists from specialists (</w:t>
      </w:r>
      <w:r w:rsidRPr="007B448F">
        <w:rPr>
          <w:b/>
          <w:bCs/>
          <w:lang w:eastAsia="zh-TW"/>
        </w:rPr>
        <w:t>Fig. 2</w:t>
      </w:r>
      <w:r w:rsidRPr="007B448F">
        <w:rPr>
          <w:lang w:eastAsia="zh-TW"/>
        </w:rPr>
        <w:t xml:space="preserve">) and identify species </w:t>
      </w:r>
      <w:del w:id="13" w:author="Ken Otter" w:date="2025-10-10T09:20:00Z" w16du:dateUtc="2025-10-10T16:20:00Z">
        <w:r w:rsidRPr="007B448F" w:rsidDel="00816DCD">
          <w:rPr>
            <w:lang w:eastAsia="zh-TW"/>
          </w:rPr>
          <w:delText>with s</w:delText>
        </w:r>
        <w:r w:rsidR="00255820" w:rsidDel="00816DCD">
          <w:rPr>
            <w:lang w:eastAsia="zh-TW"/>
          </w:rPr>
          <w:delText>imilar</w:delText>
        </w:r>
        <w:r w:rsidRPr="007B448F" w:rsidDel="00816DCD">
          <w:rPr>
            <w:lang w:eastAsia="zh-TW"/>
          </w:rPr>
          <w:delText xml:space="preserve"> habitat-use patterns</w:delText>
        </w:r>
      </w:del>
      <w:ins w:id="14" w:author="Ken Otter" w:date="2025-10-10T09:20:00Z" w16du:dateUtc="2025-10-10T16:20:00Z">
        <w:r w:rsidR="00816DCD">
          <w:rPr>
            <w:lang w:eastAsia="zh-TW"/>
          </w:rPr>
          <w:t xml:space="preserve">that tend to co-occur </w:t>
        </w:r>
      </w:ins>
      <w:ins w:id="15" w:author="Ken Otter" w:date="2025-10-10T09:21:00Z" w16du:dateUtc="2025-10-10T16:21:00Z">
        <w:r w:rsidR="00816DCD">
          <w:rPr>
            <w:lang w:eastAsia="zh-TW"/>
          </w:rPr>
          <w:t>is similar habitat</w:t>
        </w:r>
      </w:ins>
      <w:r w:rsidRPr="007B448F">
        <w:rPr>
          <w:lang w:eastAsia="zh-TW"/>
        </w:rPr>
        <w:t xml:space="preserve"> (</w:t>
      </w:r>
      <w:r w:rsidRPr="007B448F">
        <w:rPr>
          <w:b/>
          <w:bCs/>
          <w:lang w:eastAsia="zh-TW"/>
        </w:rPr>
        <w:t>Fig. 3</w:t>
      </w:r>
      <w:r w:rsidRPr="007B448F">
        <w:rPr>
          <w:lang w:eastAsia="zh-TW"/>
        </w:rPr>
        <w:t xml:space="preserve">). These groupings highlight potential habitat guilds within the breeding </w:t>
      </w:r>
      <w:r>
        <w:rPr>
          <w:lang w:eastAsia="zh-TW"/>
        </w:rPr>
        <w:t>songbird</w:t>
      </w:r>
      <w:r w:rsidR="00255820">
        <w:rPr>
          <w:lang w:eastAsia="zh-TW"/>
        </w:rPr>
        <w:t xml:space="preserve"> species</w:t>
      </w:r>
      <w:r>
        <w:rPr>
          <w:lang w:eastAsia="zh-TW"/>
        </w:rPr>
        <w:t xml:space="preserve"> </w:t>
      </w:r>
      <w:r w:rsidRPr="007B448F">
        <w:rPr>
          <w:lang w:eastAsia="zh-TW"/>
        </w:rPr>
        <w:t xml:space="preserve">and </w:t>
      </w:r>
      <w:r w:rsidR="00255820">
        <w:rPr>
          <w:lang w:eastAsia="zh-TW"/>
        </w:rPr>
        <w:t>demonstrate</w:t>
      </w:r>
      <w:r w:rsidRPr="007B448F">
        <w:rPr>
          <w:lang w:eastAsia="zh-TW"/>
        </w:rPr>
        <w:t xml:space="preserve"> the value of passive acoustic monitoring for capturing broad-scale patterns of </w:t>
      </w:r>
      <w:r>
        <w:rPr>
          <w:lang w:eastAsia="zh-TW"/>
        </w:rPr>
        <w:t>breeding songbird</w:t>
      </w:r>
      <w:r w:rsidRPr="007B448F">
        <w:rPr>
          <w:lang w:eastAsia="zh-TW"/>
        </w:rPr>
        <w:t xml:space="preserve"> </w:t>
      </w:r>
      <w:del w:id="16" w:author="Ken Otter" w:date="2025-10-10T09:33:00Z" w16du:dateUtc="2025-10-10T16:33:00Z">
        <w:r w:rsidRPr="007B448F" w:rsidDel="00DC289B">
          <w:rPr>
            <w:lang w:eastAsia="zh-TW"/>
          </w:rPr>
          <w:delText>composition</w:delText>
        </w:r>
      </w:del>
      <w:ins w:id="17" w:author="Ken Otter" w:date="2025-10-10T09:33:00Z" w16du:dateUtc="2025-10-10T16:33:00Z">
        <w:r w:rsidR="00DC289B">
          <w:rPr>
            <w:lang w:eastAsia="zh-TW"/>
          </w:rPr>
          <w:t>communities</w:t>
        </w:r>
      </w:ins>
      <w:r w:rsidRPr="007B448F">
        <w:rPr>
          <w:lang w:eastAsia="zh-TW"/>
        </w:rPr>
        <w:t xml:space="preserve">. When paired with LiDAR-derived environmental covariates, we found that proximity to streams, wetlands, and lake edges was the strongest </w:t>
      </w:r>
      <w:r w:rsidR="00255820">
        <w:rPr>
          <w:lang w:eastAsia="zh-TW"/>
        </w:rPr>
        <w:t>habitat covariate</w:t>
      </w:r>
      <w:r w:rsidRPr="007B448F">
        <w:rPr>
          <w:lang w:eastAsia="zh-TW"/>
        </w:rPr>
        <w:t xml:space="preserve"> </w:t>
      </w:r>
      <w:ins w:id="18" w:author="Ken Otter" w:date="2025-10-10T09:33:00Z" w16du:dateUtc="2025-10-10T16:33:00Z">
        <w:r w:rsidR="00DC289B">
          <w:rPr>
            <w:lang w:eastAsia="zh-TW"/>
          </w:rPr>
          <w:t>predicting</w:t>
        </w:r>
      </w:ins>
      <w:del w:id="19" w:author="Ken Otter" w:date="2025-10-10T09:33:00Z" w16du:dateUtc="2025-10-10T16:33:00Z">
        <w:r w:rsidRPr="007B448F" w:rsidDel="00DC289B">
          <w:rPr>
            <w:lang w:eastAsia="zh-TW"/>
          </w:rPr>
          <w:delText>of</w:delText>
        </w:r>
      </w:del>
      <w:r w:rsidRPr="007B448F">
        <w:rPr>
          <w:lang w:eastAsia="zh-TW"/>
        </w:rPr>
        <w:t xml:space="preserve"> site-level asymptotic richness (</w:t>
      </w:r>
      <w:r w:rsidRPr="007B448F">
        <w:rPr>
          <w:b/>
          <w:bCs/>
          <w:lang w:eastAsia="zh-TW"/>
        </w:rPr>
        <w:t>Fig. 5</w:t>
      </w:r>
      <w:r w:rsidRPr="007B448F">
        <w:rPr>
          <w:lang w:eastAsia="zh-TW"/>
        </w:rPr>
        <w:t>), emphasizing the importance of riparian and wetland habitats for breeding songbirds in managed forest landscapes.</w:t>
      </w:r>
    </w:p>
    <w:p w14:paraId="3BC6FD15" w14:textId="702450E1" w:rsidR="007B448F" w:rsidRDefault="007B448F" w:rsidP="00DA390F">
      <w:pPr>
        <w:rPr>
          <w:lang w:eastAsia="zh-TW"/>
        </w:rPr>
      </w:pPr>
      <w:r w:rsidRPr="007B448F">
        <w:rPr>
          <w:lang w:eastAsia="zh-TW"/>
        </w:rPr>
        <w:t xml:space="preserve">Contrary to expectations from previous studies that identified canopy </w:t>
      </w:r>
      <w:r>
        <w:rPr>
          <w:lang w:eastAsia="zh-TW"/>
        </w:rPr>
        <w:t>covariates</w:t>
      </w:r>
      <w:r w:rsidRPr="007B448F">
        <w:rPr>
          <w:lang w:eastAsia="zh-TW"/>
        </w:rPr>
        <w:t xml:space="preserve"> as key drivers of bird richness </w:t>
      </w:r>
      <w:r w:rsidR="002258E4">
        <w:rPr>
          <w:lang w:eastAsia="zh-TW"/>
        </w:rPr>
        <w:fldChar w:fldCharType="begin"/>
      </w:r>
      <w:r w:rsidR="002258E4">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2258E4">
        <w:rPr>
          <w:lang w:eastAsia="zh-TW"/>
        </w:rPr>
        <w:fldChar w:fldCharType="separate"/>
      </w:r>
      <w:r w:rsidR="002258E4" w:rsidRPr="002258E4">
        <w:rPr>
          <w:rFonts w:cs="Times New Roman"/>
        </w:rPr>
        <w:t>(Bakx et al. 2019)</w:t>
      </w:r>
      <w:r w:rsidR="002258E4">
        <w:rPr>
          <w:lang w:eastAsia="zh-TW"/>
        </w:rPr>
        <w:fldChar w:fldCharType="end"/>
      </w:r>
      <w:r w:rsidRPr="007B448F">
        <w:rPr>
          <w:lang w:eastAsia="zh-TW"/>
        </w:rPr>
        <w:t xml:space="preserve">, the LiDAR </w:t>
      </w:r>
      <w:r w:rsidR="00255820">
        <w:rPr>
          <w:lang w:eastAsia="zh-TW"/>
        </w:rPr>
        <w:t>covariates</w:t>
      </w:r>
      <w:r w:rsidRPr="007B448F">
        <w:rPr>
          <w:lang w:eastAsia="zh-TW"/>
        </w:rPr>
        <w:t xml:space="preserve"> related to vertical canopy structure were not statistically significant in our </w:t>
      </w:r>
      <w:r w:rsidR="002258E4">
        <w:rPr>
          <w:lang w:eastAsia="zh-TW"/>
        </w:rPr>
        <w:t xml:space="preserve">averaged </w:t>
      </w:r>
      <w:r w:rsidRPr="007B448F">
        <w:rPr>
          <w:lang w:eastAsia="zh-TW"/>
        </w:rPr>
        <w:t>models. Average crown closure between 1–3 m (cc1_3) ranked third among all 1</w:t>
      </w:r>
      <w:r w:rsidR="00457671">
        <w:rPr>
          <w:lang w:eastAsia="zh-TW"/>
        </w:rPr>
        <w:t>7</w:t>
      </w:r>
      <w:r w:rsidRPr="007B448F">
        <w:rPr>
          <w:lang w:eastAsia="zh-TW"/>
        </w:rPr>
        <w:t xml:space="preserve"> covariates, while crown closure above 10 m (cc10) ranked seventh, but neither was significant (</w:t>
      </w:r>
      <w:r w:rsidRPr="007B448F">
        <w:rPr>
          <w:b/>
          <w:bCs/>
          <w:lang w:eastAsia="zh-TW"/>
        </w:rPr>
        <w:t>Fig. 5</w:t>
      </w:r>
      <w:r w:rsidRPr="007B448F">
        <w:rPr>
          <w:lang w:eastAsia="zh-TW"/>
        </w:rPr>
        <w:t xml:space="preserve">). This discrepancy may reflect the composition of our focal </w:t>
      </w:r>
      <w:r>
        <w:rPr>
          <w:lang w:eastAsia="zh-TW"/>
        </w:rPr>
        <w:t>species</w:t>
      </w:r>
      <w:r w:rsidR="00255820">
        <w:rPr>
          <w:lang w:eastAsia="zh-TW"/>
        </w:rPr>
        <w:t>,</w:t>
      </w:r>
      <w:r w:rsidRPr="007B448F">
        <w:rPr>
          <w:lang w:eastAsia="zh-TW"/>
        </w:rPr>
        <w:t xml:space="preserve"> the 40 dawn-chorus songbird species</w:t>
      </w:r>
      <w:r w:rsidR="00255820">
        <w:rPr>
          <w:lang w:eastAsia="zh-TW"/>
        </w:rPr>
        <w:t>,</w:t>
      </w:r>
      <w:r w:rsidRPr="007B448F">
        <w:rPr>
          <w:lang w:eastAsia="zh-TW"/>
        </w:rPr>
        <w:t xml:space="preserve"> were primarily forest-associated, </w:t>
      </w:r>
      <w:commentRangeStart w:id="20"/>
      <w:r w:rsidRPr="007B448F">
        <w:rPr>
          <w:lang w:eastAsia="zh-TW"/>
        </w:rPr>
        <w:t>in contrast to broader multi-guild analyses that include waterfowl, raptors, game birds</w:t>
      </w:r>
      <w:r w:rsidR="00255820">
        <w:rPr>
          <w:lang w:eastAsia="zh-TW"/>
        </w:rPr>
        <w:t>, etc</w:t>
      </w:r>
      <w:r w:rsidRPr="007B448F">
        <w:rPr>
          <w:lang w:eastAsia="zh-TW"/>
        </w:rPr>
        <w:t xml:space="preserve">. </w:t>
      </w:r>
      <w:commentRangeEnd w:id="20"/>
      <w:r w:rsidR="00513EA9">
        <w:rPr>
          <w:rStyle w:val="CommentReference"/>
        </w:rPr>
        <w:commentReference w:id="20"/>
      </w:r>
      <w:r w:rsidRPr="007B448F">
        <w:rPr>
          <w:lang w:eastAsia="zh-TW"/>
        </w:rPr>
        <w:t xml:space="preserve">Our findings suggest that within relatively homogeneous forest guilds, </w:t>
      </w:r>
      <w:r w:rsidR="00255820">
        <w:rPr>
          <w:lang w:eastAsia="zh-TW"/>
        </w:rPr>
        <w:t xml:space="preserve">the </w:t>
      </w:r>
      <w:r w:rsidRPr="007B448F">
        <w:rPr>
          <w:lang w:eastAsia="zh-TW"/>
        </w:rPr>
        <w:t>proximity to riparian features may exert stronger influences on richness than canopy attributes alone.</w:t>
      </w:r>
    </w:p>
    <w:p w14:paraId="6D222078" w14:textId="06F53395" w:rsidR="007B448F" w:rsidRDefault="007B448F" w:rsidP="00DA390F">
      <w:pPr>
        <w:rPr>
          <w:lang w:eastAsia="zh-TW"/>
        </w:rPr>
      </w:pPr>
      <w:r w:rsidRPr="007B448F">
        <w:rPr>
          <w:lang w:eastAsia="zh-TW"/>
        </w:rPr>
        <w:t xml:space="preserve">Expanding analyses to include the full community species list would provide broader ecological insight but presents practical challenges. Validation of </w:t>
      </w:r>
      <w:proofErr w:type="spellStart"/>
      <w:r w:rsidRPr="007B448F">
        <w:rPr>
          <w:lang w:eastAsia="zh-TW"/>
        </w:rPr>
        <w:t>BirdNET</w:t>
      </w:r>
      <w:proofErr w:type="spellEnd"/>
      <w:r w:rsidRPr="007B448F">
        <w:rPr>
          <w:lang w:eastAsia="zh-TW"/>
        </w:rPr>
        <w:t xml:space="preserve"> detections requires substantial </w:t>
      </w:r>
      <w:r w:rsidRPr="007B448F">
        <w:rPr>
          <w:lang w:eastAsia="zh-TW"/>
        </w:rPr>
        <w:lastRenderedPageBreak/>
        <w:t xml:space="preserve">manual effort to establish species-specific thresholds </w:t>
      </w:r>
      <w:r w:rsidR="008B34DE">
        <w:rPr>
          <w:lang w:eastAsia="zh-TW"/>
        </w:rPr>
        <w:fldChar w:fldCharType="begin"/>
      </w:r>
      <w:r w:rsidR="008B34DE">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sidR="008B34DE">
        <w:rPr>
          <w:lang w:eastAsia="zh-TW"/>
        </w:rPr>
        <w:fldChar w:fldCharType="separate"/>
      </w:r>
      <w:r w:rsidR="008B34DE" w:rsidRPr="008B34DE">
        <w:rPr>
          <w:rFonts w:cs="Times New Roman"/>
        </w:rPr>
        <w:t>(Tseng et al. 2025; Wood and Kahl 2024)</w:t>
      </w:r>
      <w:r w:rsidR="008B34DE">
        <w:rPr>
          <w:lang w:eastAsia="zh-TW"/>
        </w:rPr>
        <w:fldChar w:fldCharType="end"/>
      </w:r>
      <w:r w:rsidRPr="007B448F">
        <w:rPr>
          <w:lang w:eastAsia="zh-TW"/>
        </w:rPr>
        <w:t xml:space="preserve">. Based on our workflow (see </w:t>
      </w:r>
      <w:r w:rsidRPr="008B34DE">
        <w:rPr>
          <w:b/>
          <w:bCs/>
          <w:lang w:eastAsia="zh-TW"/>
        </w:rPr>
        <w:t>Methods</w:t>
      </w:r>
      <w:r w:rsidRPr="007B448F">
        <w:rPr>
          <w:lang w:eastAsia="zh-TW"/>
        </w:rPr>
        <w:t xml:space="preserve">), validating 360 song segments per species required approximately 4–8 hours, depending on factors such as vocal repertoire overlap (e.g., Varied Thrush vs. White-throated Sparrow, Alder Flycatcher vs. Hammond’s Flycatcher), frequency characteristics (e.g., </w:t>
      </w:r>
      <w:r w:rsidR="00255820">
        <w:rPr>
          <w:lang w:eastAsia="zh-TW"/>
        </w:rPr>
        <w:t xml:space="preserve">high pitched songs of </w:t>
      </w:r>
      <w:r w:rsidRPr="007B448F">
        <w:rPr>
          <w:lang w:eastAsia="zh-TW"/>
        </w:rPr>
        <w:t>Brown Creeper</w:t>
      </w:r>
      <w:r w:rsidR="00255820">
        <w:rPr>
          <w:lang w:eastAsia="zh-TW"/>
        </w:rPr>
        <w:t xml:space="preserve"> and</w:t>
      </w:r>
      <w:r w:rsidRPr="007B448F">
        <w:rPr>
          <w:lang w:eastAsia="zh-TW"/>
        </w:rPr>
        <w:t xml:space="preserve"> Golden-crowned Kinglet), and call length</w:t>
      </w:r>
      <w:r>
        <w:rPr>
          <w:lang w:eastAsia="zh-TW"/>
        </w:rPr>
        <w:t xml:space="preserve"> (e.g., </w:t>
      </w:r>
      <w:r w:rsidR="00255820">
        <w:rPr>
          <w:lang w:eastAsia="zh-TW"/>
        </w:rPr>
        <w:t xml:space="preserve">short </w:t>
      </w:r>
      <w:r>
        <w:rPr>
          <w:lang w:eastAsia="zh-TW"/>
        </w:rPr>
        <w:t xml:space="preserve">calls of </w:t>
      </w:r>
      <w:r w:rsidR="00255820">
        <w:rPr>
          <w:lang w:eastAsia="zh-TW"/>
        </w:rPr>
        <w:t>w</w:t>
      </w:r>
      <w:r>
        <w:rPr>
          <w:lang w:eastAsia="zh-TW"/>
        </w:rPr>
        <w:t>arblers)</w:t>
      </w:r>
      <w:r w:rsidRPr="007B448F">
        <w:rPr>
          <w:lang w:eastAsia="zh-TW"/>
        </w:rPr>
        <w:t xml:space="preserve">. Scaling this process to 122 species would equate to roughly 100 person-days of effort. These resource constraints highlight a trade-off between methodological rigor and ecological breadth when applying automated classifiers in community-level </w:t>
      </w:r>
      <w:commentRangeStart w:id="21"/>
      <w:r w:rsidRPr="007B448F">
        <w:rPr>
          <w:lang w:eastAsia="zh-TW"/>
        </w:rPr>
        <w:t>analyses</w:t>
      </w:r>
      <w:commentRangeEnd w:id="21"/>
      <w:r w:rsidR="008340CD">
        <w:rPr>
          <w:rStyle w:val="CommentReference"/>
        </w:rPr>
        <w:commentReference w:id="21"/>
      </w:r>
      <w:r w:rsidRPr="007B448F">
        <w:rPr>
          <w:lang w:eastAsia="zh-TW"/>
        </w:rPr>
        <w:t>.</w:t>
      </w:r>
    </w:p>
    <w:p w14:paraId="76F8CA30" w14:textId="49FFF71E" w:rsidR="007B448F" w:rsidRDefault="007B448F" w:rsidP="00DA390F">
      <w:pPr>
        <w:rPr>
          <w:lang w:eastAsia="zh-TW"/>
        </w:rPr>
      </w:pPr>
      <w:r w:rsidRPr="007B448F">
        <w:rPr>
          <w:lang w:eastAsia="zh-TW"/>
        </w:rPr>
        <w:t xml:space="preserve">One potential alternative is the use of universal threshold approaches </w:t>
      </w:r>
      <w:r w:rsidR="008B34DE">
        <w:rPr>
          <w:lang w:eastAsia="zh-TW"/>
        </w:rPr>
        <w:fldChar w:fldCharType="begin"/>
      </w:r>
      <w:r w:rsidR="008B34DE">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8B34DE">
        <w:rPr>
          <w:lang w:eastAsia="zh-TW"/>
        </w:rPr>
        <w:fldChar w:fldCharType="separate"/>
      </w:r>
      <w:r w:rsidR="008B34DE" w:rsidRPr="008B34DE">
        <w:rPr>
          <w:rFonts w:cs="Times New Roman"/>
        </w:rPr>
        <w:t>(Tseng et al. 2025)</w:t>
      </w:r>
      <w:r w:rsidR="008B34DE">
        <w:rPr>
          <w:lang w:eastAsia="zh-TW"/>
        </w:rPr>
        <w:fldChar w:fldCharType="end"/>
      </w:r>
      <w:r w:rsidRPr="007B448F">
        <w:rPr>
          <w:lang w:eastAsia="zh-TW"/>
        </w:rPr>
        <w:t xml:space="preserve">, which apply standardized </w:t>
      </w:r>
      <w:proofErr w:type="spellStart"/>
      <w:r w:rsidRPr="007B448F">
        <w:rPr>
          <w:lang w:eastAsia="zh-TW"/>
        </w:rPr>
        <w:t>BirdNET</w:t>
      </w:r>
      <w:proofErr w:type="spellEnd"/>
      <w:r w:rsidRPr="007B448F">
        <w:rPr>
          <w:lang w:eastAsia="zh-TW"/>
        </w:rPr>
        <w:t xml:space="preserve"> </w:t>
      </w:r>
      <w:r>
        <w:rPr>
          <w:lang w:eastAsia="zh-TW"/>
        </w:rPr>
        <w:t>confidence threshold</w:t>
      </w:r>
      <w:r w:rsidRPr="007B448F">
        <w:rPr>
          <w:lang w:eastAsia="zh-TW"/>
        </w:rPr>
        <w:t xml:space="preserve"> across species and aggregate results over longer temporal windows. </w:t>
      </w:r>
      <w:r w:rsidR="008B34DE">
        <w:rPr>
          <w:lang w:eastAsia="zh-TW"/>
        </w:rPr>
        <w:t>One recent study</w:t>
      </w:r>
      <w:r w:rsidRPr="007B448F">
        <w:rPr>
          <w:lang w:eastAsia="zh-TW"/>
        </w:rPr>
        <w:t xml:space="preserve"> has suggested that this strategy can yield community-level estimates comparable to expert validation while minimizing </w:t>
      </w:r>
      <w:r w:rsidR="00D57E2F">
        <w:rPr>
          <w:lang w:eastAsia="zh-TW"/>
        </w:rPr>
        <w:t>manual effort in validation</w:t>
      </w:r>
      <w:r w:rsidRPr="007B448F">
        <w:rPr>
          <w:lang w:eastAsia="zh-TW"/>
        </w:rPr>
        <w:t xml:space="preserve"> </w:t>
      </w:r>
      <w:r w:rsidR="008B34DE">
        <w:rPr>
          <w:lang w:eastAsia="zh-TW"/>
        </w:rPr>
        <w:fldChar w:fldCharType="begin"/>
      </w:r>
      <w:r w:rsidR="008B34DE">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 However, such approaches bypass species-specific error assessment, and their outputs must therefore be interpreted with caution. Without explicit quantification of precision or detection probability, universal thresholds may be most appropriate for coarse-resolution analyses where presence–absence data are aggregated at broad spatial or temporal scales</w:t>
      </w:r>
      <w:r>
        <w:rPr>
          <w:lang w:eastAsia="zh-TW"/>
        </w:rPr>
        <w:t xml:space="preserve"> </w:t>
      </w:r>
      <w:r w:rsidR="008B34DE">
        <w:rPr>
          <w:lang w:eastAsia="zh-TW"/>
        </w:rPr>
        <w:fldChar w:fldCharType="begin"/>
      </w:r>
      <w:r w:rsidR="008B34DE">
        <w:rPr>
          <w:lang w:eastAsia="zh-TW"/>
        </w:rPr>
        <w:instrText xml:space="preserve"> ADDIN ZOTERO_ITEM CSL_CITATION {"citationID":"J9g5wbkQ","properties":{"formattedCitation":"(Fairbairn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w:t>
      </w:r>
    </w:p>
    <w:p w14:paraId="6C84ACFC" w14:textId="77777777" w:rsidR="008B34DE" w:rsidRDefault="007B448F" w:rsidP="00255820">
      <w:pPr>
        <w:rPr>
          <w:lang w:eastAsia="zh-TW"/>
        </w:rPr>
      </w:pPr>
      <w:r w:rsidRPr="007B448F">
        <w:rPr>
          <w:lang w:eastAsia="zh-TW"/>
        </w:rPr>
        <w:t xml:space="preserve">A further challenge lies in incorporating uncertainty from asymptotic richness estimates into habitat models. We used single point estimates of richness, but </w:t>
      </w:r>
      <w:proofErr w:type="spellStart"/>
      <w:r w:rsidRPr="007B448F">
        <w:rPr>
          <w:lang w:eastAsia="zh-TW"/>
        </w:rPr>
        <w:t>iNEXT</w:t>
      </w:r>
      <w:proofErr w:type="spellEnd"/>
      <w:r w:rsidRPr="007B448F">
        <w:rPr>
          <w:lang w:eastAsia="zh-TW"/>
        </w:rPr>
        <w:t>-derived confidence limits (</w:t>
      </w:r>
      <w:r w:rsidRPr="007B448F">
        <w:rPr>
          <w:b/>
          <w:bCs/>
          <w:lang w:eastAsia="zh-TW"/>
        </w:rPr>
        <w:t>Table 4</w:t>
      </w:r>
      <w:r w:rsidRPr="007B448F">
        <w:rPr>
          <w:lang w:eastAsia="zh-TW"/>
        </w:rPr>
        <w:t xml:space="preserve">) varied widely among sites and were asymmetrically distributed, complicating traditional bootstrapping approaches. Bayesian frameworks may offer a more flexible solution </w:t>
      </w:r>
      <w:r w:rsidRPr="007B448F">
        <w:rPr>
          <w:lang w:eastAsia="zh-TW"/>
        </w:rPr>
        <w:lastRenderedPageBreak/>
        <w:t>for propagating uncertainty into biodiversity models, enabling more robust inference about habitat–richness relationships</w:t>
      </w:r>
      <w:r w:rsidR="008B34DE">
        <w:rPr>
          <w:lang w:eastAsia="zh-TW"/>
        </w:rPr>
        <w:t xml:space="preserve"> </w:t>
      </w:r>
      <w:commentRangeStart w:id="22"/>
      <w:r w:rsidR="008B34DE">
        <w:rPr>
          <w:lang w:eastAsia="zh-TW"/>
        </w:rPr>
        <w:fldChar w:fldCharType="begin"/>
      </w:r>
      <w:r w:rsidR="008B34DE">
        <w:rPr>
          <w:lang w:eastAsia="zh-TW"/>
        </w:rPr>
        <w:instrText xml:space="preserve"> ADDIN ZOTERO_ITEM CSL_CITATION {"citationID":"4ee1jcts","properties":{"formattedCitation":"(van de Schoot et al. 2021)","plainCitation":"(van de Schoot et al. 2021)","noteIndex":0},"citationItems":[{"id":273,"uris":["http://zotero.org/users/12201677/items/LY6MG9W2"],"itemData":{"id":273,"type":"article-journal","abstract":"Bayesian statistics is an approach to data analysis based on Bayes’ theorem, where available knowledge about parameters in a statistical model is updated with the information in observed data. The background knowledge is expressed as a prior distribution and combined with observational data in the form of a likelihood function to determine the posterior distribution. The posterior can also be used for making predictions about future events. This Primer describes the stages involved in Bayesian analysis, from specifying the prior and data models to deriving inference, model checking and refinement. We discuss the importance of prior and posterior predictive checking, selecting a proper technique for sampling from a posterior distribution, variational inference and variable selection. Examples of successful applications of Bayesian analysis across various research fields are provided, including in social sciences, ecology, genetics, medicine and more. We propose strategies for reproducibility and reporting standards, outlining an updated WAMBS (when to Worry and how to Avoid the Misuse of Bayesian Statistics) checklist. Finally, we outline the impact of Bayesian analysis on artificial intelligence, a major goal in the next decade.","container-title":"Nature Reviews Methods Primers","DOI":"10.1038/s43586-020-00001-2","ISSN":"2662-8449","issue":"1","journalAbbreviation":"Nat Rev Methods Primers","language":"en","license":"2021 Springer Nature Limited","note":"publisher: Nature Publishing Group","page":"1","source":"www.nature.com","title":"Bayesian statistics and modelling","volume":"1","author":[{"family":"Schoot","given":"Rens","non-dropping-particle":"van de"},{"family":"Depaoli","given":"Sarah"},{"family":"King","given":"Ruth"},{"family":"Kramer","given":"Bianca"},{"family":"Märtens","given":"Kaspar"},{"family":"Tadesse","given":"Mahlet G."},{"family":"Vannucci","given":"Marina"},{"family":"Gelman","given":"Andrew"},{"family":"Veen","given":"Duco"},{"family":"Willemsen","given":"Joukje"},{"family":"Yau","given":"Christopher"}],"issued":{"date-parts":[["2021",1,14]]}}}],"schema":"https://github.com/citation-style-language/schema/raw/master/csl-citation.json"} </w:instrText>
      </w:r>
      <w:r w:rsidR="008B34DE">
        <w:rPr>
          <w:lang w:eastAsia="zh-TW"/>
        </w:rPr>
        <w:fldChar w:fldCharType="separate"/>
      </w:r>
      <w:r w:rsidR="008B34DE" w:rsidRPr="008B34DE">
        <w:rPr>
          <w:rFonts w:cs="Times New Roman"/>
        </w:rPr>
        <w:t>(van de Schoot et al. 2021)</w:t>
      </w:r>
      <w:r w:rsidR="008B34DE">
        <w:rPr>
          <w:lang w:eastAsia="zh-TW"/>
        </w:rPr>
        <w:fldChar w:fldCharType="end"/>
      </w:r>
      <w:commentRangeEnd w:id="22"/>
      <w:r w:rsidR="00D45380">
        <w:rPr>
          <w:rStyle w:val="CommentReference"/>
        </w:rPr>
        <w:commentReference w:id="22"/>
      </w:r>
      <w:r w:rsidRPr="007B448F">
        <w:rPr>
          <w:lang w:eastAsia="zh-TW"/>
        </w:rPr>
        <w:t>.</w:t>
      </w:r>
      <w:r w:rsidR="008B34DE">
        <w:rPr>
          <w:lang w:eastAsia="zh-TW"/>
        </w:rPr>
        <w:t xml:space="preserve"> </w:t>
      </w:r>
    </w:p>
    <w:p w14:paraId="5595C46C" w14:textId="622C835E" w:rsidR="007B448F" w:rsidRDefault="007B448F" w:rsidP="00255820">
      <w:pPr>
        <w:rPr>
          <w:lang w:eastAsia="zh-TW"/>
        </w:rPr>
      </w:pPr>
      <w:r w:rsidRPr="007B448F">
        <w:rPr>
          <w:lang w:eastAsia="zh-TW"/>
        </w:rPr>
        <w:t xml:space="preserve">Finally, our findings underscore the importance of developing clear guidelines for the use of ARU-derived data in ecological modeling. Rarefaction and asymptotic richness estimators provide defensible ways to account for survey effort, </w:t>
      </w:r>
      <w:r>
        <w:rPr>
          <w:lang w:eastAsia="zh-TW"/>
        </w:rPr>
        <w:t>but</w:t>
      </w:r>
      <w:r w:rsidRPr="007B448F">
        <w:rPr>
          <w:lang w:eastAsia="zh-TW"/>
        </w:rPr>
        <w:t xml:space="preserve"> they remain subject to limitations such </w:t>
      </w:r>
      <w:r w:rsidR="008B34DE">
        <w:rPr>
          <w:lang w:eastAsia="zh-TW"/>
        </w:rPr>
        <w:t xml:space="preserve">as </w:t>
      </w:r>
      <w:r>
        <w:rPr>
          <w:lang w:eastAsia="zh-TW"/>
        </w:rPr>
        <w:t xml:space="preserve">controlling of </w:t>
      </w:r>
      <w:r w:rsidR="008B34DE">
        <w:rPr>
          <w:lang w:eastAsia="zh-TW"/>
        </w:rPr>
        <w:t>estimator</w:t>
      </w:r>
      <w:r>
        <w:rPr>
          <w:lang w:eastAsia="zh-TW"/>
        </w:rPr>
        <w:t xml:space="preserve"> </w:t>
      </w:r>
      <w:r w:rsidR="008B34DE">
        <w:rPr>
          <w:lang w:eastAsia="zh-TW"/>
        </w:rPr>
        <w:t>variance</w:t>
      </w:r>
      <w:r w:rsidR="00255820">
        <w:rPr>
          <w:lang w:eastAsia="zh-TW"/>
        </w:rPr>
        <w:t xml:space="preserve"> and manual efforts in validating the detection. </w:t>
      </w:r>
      <w:r w:rsidRPr="007B448F">
        <w:rPr>
          <w:lang w:eastAsia="zh-TW"/>
        </w:rPr>
        <w:t>Complementary approaches, including occupancy models or detection-rate metrics at appropriate temporal resolutions, may strengthen inferences about habitat use. Establishing standardized protocols will be critical to ensure consistent application of</w:t>
      </w:r>
      <w:r w:rsidR="00255820">
        <w:rPr>
          <w:lang w:eastAsia="zh-TW"/>
        </w:rPr>
        <w:t xml:space="preserve"> passive acoustic monitoring</w:t>
      </w:r>
      <w:r w:rsidRPr="007B448F">
        <w:rPr>
          <w:lang w:eastAsia="zh-TW"/>
        </w:rPr>
        <w:t xml:space="preserve"> data in </w:t>
      </w:r>
      <w:r w:rsidR="008B34DE">
        <w:rPr>
          <w:lang w:eastAsia="zh-TW"/>
        </w:rPr>
        <w:t xml:space="preserve">large scale </w:t>
      </w:r>
      <w:r w:rsidRPr="007B448F">
        <w:rPr>
          <w:lang w:eastAsia="zh-TW"/>
        </w:rPr>
        <w:t xml:space="preserve">biodiversity monitoring and forest management. In working landscapes, where balancing conservation with resource use is </w:t>
      </w:r>
      <w:r w:rsidR="008B34DE">
        <w:rPr>
          <w:lang w:eastAsia="zh-TW"/>
        </w:rPr>
        <w:t>crucial</w:t>
      </w:r>
      <w:r w:rsidRPr="007B448F">
        <w:rPr>
          <w:lang w:eastAsia="zh-TW"/>
        </w:rPr>
        <w:t>, such protocols could support more reliable integration of biodiversity indicators into management planning.</w:t>
      </w:r>
    </w:p>
    <w:p w14:paraId="75353D2B" w14:textId="77777777" w:rsidR="00F15CB9" w:rsidRDefault="00F15CB9">
      <w:pPr>
        <w:spacing w:after="160" w:line="259" w:lineRule="auto"/>
        <w:rPr>
          <w:rFonts w:eastAsiaTheme="majorEastAsia" w:cstheme="majorBidi"/>
          <w:b/>
          <w:szCs w:val="32"/>
          <w:lang w:val="en-US"/>
        </w:rPr>
      </w:pPr>
      <w:r>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268F50D9"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20C4F545">
                <wp:simplePos x="0" y="0"/>
                <wp:positionH relativeFrom="margin">
                  <wp:align>left</wp:align>
                </wp:positionH>
                <wp:positionV relativeFrom="paragraph">
                  <wp:posOffset>487572</wp:posOffset>
                </wp:positionV>
                <wp:extent cx="5925820" cy="1410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11357"/>
                        </a:xfrm>
                        <a:prstGeom prst="rect">
                          <a:avLst/>
                        </a:prstGeom>
                        <a:solidFill>
                          <a:srgbClr val="FFFFFF"/>
                        </a:solidFill>
                        <a:ln w="9525">
                          <a:noFill/>
                          <a:miter lim="800000"/>
                          <a:headEnd/>
                          <a:tailEnd/>
                        </a:ln>
                      </wps:spPr>
                      <wps:txb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5" type="#_x0000_t202" style="position:absolute;margin-left:0;margin-top:38.4pt;width:466.6pt;height:111.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" stroked="f">
                <v:textbo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w:t>
                      </w:r>
                      <w:proofErr w:type="spellStart"/>
                      <w:r w:rsidRPr="00DA5A84">
                        <w:rPr>
                          <w:rFonts w:asciiTheme="minorHAnsi" w:hAnsiTheme="minorHAnsi" w:cstheme="minorHAnsi"/>
                        </w:rPr>
                        <w:t>BirdNET</w:t>
                      </w:r>
                      <w:proofErr w:type="spellEnd"/>
                      <w:r w:rsidRPr="00DA5A84">
                        <w:rPr>
                          <w:rFonts w:asciiTheme="minorHAnsi" w:hAnsiTheme="minorHAnsi" w:cstheme="minorHAnsi"/>
                        </w:rPr>
                        <w:t xml:space="preserve">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v:textbox>
                <w10:wrap type="square" anchorx="margin"/>
              </v:shape>
            </w:pict>
          </mc:Fallback>
        </mc:AlternateContent>
      </w:r>
      <w:r>
        <w:rPr>
          <w:rFonts w:hint="eastAsia"/>
          <w:lang w:val="en-US" w:eastAsia="zh-TW"/>
        </w:rPr>
        <w:t>Supplementary</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Buteo </w:t>
            </w:r>
            <w:proofErr w:type="spellStart"/>
            <w:r w:rsidRPr="00CB2D62">
              <w:rPr>
                <w:rFonts w:asciiTheme="minorHAnsi" w:eastAsiaTheme="minorEastAsia" w:hAnsiTheme="minorHAnsi" w:cstheme="minorHAnsi"/>
                <w:i/>
                <w:iCs/>
                <w:szCs w:val="24"/>
                <w:lang w:eastAsia="zh-TW"/>
              </w:rPr>
              <w:t>platypterus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Anatida</w:t>
            </w:r>
            <w:proofErr w:type="spellEnd"/>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Mergus</w:t>
            </w:r>
            <w:proofErr w:type="spellEnd"/>
            <w:r w:rsidRPr="00CB2D62">
              <w:rPr>
                <w:rFonts w:asciiTheme="minorHAnsi" w:eastAsiaTheme="minorEastAsia" w:hAnsiTheme="minorHAnsi" w:cstheme="minorHAnsi"/>
                <w:i/>
                <w:iCs/>
                <w:szCs w:val="24"/>
                <w:lang w:eastAsia="zh-TW"/>
              </w:rPr>
              <w:t xml:space="preserve">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Anas </w:t>
            </w:r>
            <w:proofErr w:type="spellStart"/>
            <w:r w:rsidRPr="00CB2D62">
              <w:rPr>
                <w:rFonts w:asciiTheme="minorHAnsi" w:eastAsiaTheme="minorEastAsia" w:hAnsiTheme="minorHAnsi" w:cstheme="minorHAnsi"/>
                <w:i/>
                <w:iCs/>
                <w:szCs w:val="24"/>
                <w:lang w:eastAsia="zh-TW"/>
              </w:rPr>
              <w:t>crecca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Lophodytes</w:t>
            </w:r>
            <w:proofErr w:type="spellEnd"/>
            <w:r w:rsidRPr="00CB2D62">
              <w:rPr>
                <w:rFonts w:asciiTheme="minorHAnsi" w:eastAsiaTheme="minorEastAsia" w:hAnsiTheme="minorHAnsi" w:cstheme="minorHAnsi"/>
                <w:i/>
                <w:iCs/>
                <w:szCs w:val="24"/>
                <w:lang w:eastAsia="zh-TW"/>
              </w:rPr>
              <w:t xml:space="preserve">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Spatula </w:t>
            </w:r>
            <w:proofErr w:type="spellStart"/>
            <w:r w:rsidRPr="00CB2D62">
              <w:rPr>
                <w:rFonts w:asciiTheme="minorHAnsi" w:eastAsiaTheme="minorEastAsia" w:hAnsiTheme="minorHAnsi" w:cstheme="minorHAnsi"/>
                <w:i/>
                <w:iCs/>
                <w:szCs w:val="24"/>
                <w:lang w:eastAsia="zh-TW"/>
              </w:rPr>
              <w:t>discors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Mareca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Selasphorus</w:t>
            </w:r>
            <w:proofErr w:type="spellEnd"/>
            <w:r w:rsidRPr="00CB2D62">
              <w:rPr>
                <w:rFonts w:asciiTheme="minorHAnsi" w:eastAsiaTheme="minorEastAsia" w:hAnsiTheme="minorHAnsi" w:cstheme="minorHAnsi"/>
                <w:i/>
                <w:iCs/>
                <w:szCs w:val="24"/>
                <w:lang w:eastAsia="zh-TW"/>
              </w:rPr>
              <w:t xml:space="preserve">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Chordeiles</w:t>
            </w:r>
            <w:proofErr w:type="spellEnd"/>
            <w:r w:rsidRPr="00CB2D62">
              <w:rPr>
                <w:rFonts w:asciiTheme="minorHAnsi" w:eastAsiaTheme="minorEastAsia" w:hAnsiTheme="minorHAnsi" w:cstheme="minorHAnsi"/>
                <w:i/>
                <w:iCs/>
                <w:szCs w:val="24"/>
                <w:lang w:eastAsia="zh-TW"/>
              </w:rPr>
              <w:t xml:space="preserve">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lastRenderedPageBreak/>
              <w:t>Chroicocephalus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philadelphia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Actitis </w:t>
            </w:r>
            <w:proofErr w:type="spellStart"/>
            <w:r w:rsidRPr="00CB2D62">
              <w:rPr>
                <w:rFonts w:asciiTheme="minorHAnsi" w:eastAsiaTheme="minorEastAsia" w:hAnsiTheme="minorHAnsi" w:cstheme="minorHAnsi"/>
                <w:i/>
                <w:iCs/>
                <w:szCs w:val="24"/>
                <w:lang w:eastAsia="zh-TW"/>
              </w:rPr>
              <w:t>macularius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Megaceryle</w:t>
            </w:r>
            <w:proofErr w:type="spellEnd"/>
            <w:r w:rsidRPr="00CB2D62">
              <w:rPr>
                <w:rFonts w:asciiTheme="minorHAnsi" w:eastAsiaTheme="minorEastAsia" w:hAnsiTheme="minorHAnsi" w:cstheme="minorHAnsi"/>
                <w:i/>
                <w:iCs/>
                <w:szCs w:val="24"/>
                <w:lang w:eastAsia="zh-TW"/>
              </w:rPr>
              <w:t xml:space="preserv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Canachites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Lagopus </w:t>
            </w:r>
            <w:proofErr w:type="spellStart"/>
            <w:r w:rsidRPr="00CB2D62">
              <w:rPr>
                <w:rFonts w:asciiTheme="minorHAnsi" w:eastAsiaTheme="minorEastAsia" w:hAnsiTheme="minorHAnsi" w:cstheme="minorHAnsi"/>
                <w:i/>
                <w:iCs/>
                <w:szCs w:val="24"/>
                <w:lang w:eastAsia="zh-TW"/>
              </w:rPr>
              <w:t>lagopus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Porzana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cedrorum</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Bombycilla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garrulus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Piranga </w:t>
            </w:r>
            <w:proofErr w:type="spellStart"/>
            <w:r w:rsidRPr="00CB2D62">
              <w:rPr>
                <w:rFonts w:asciiTheme="minorHAnsi" w:eastAsiaTheme="minorEastAsia" w:hAnsiTheme="minorHAnsi" w:cstheme="minorHAnsi"/>
                <w:i/>
                <w:iCs/>
                <w:szCs w:val="24"/>
                <w:lang w:eastAsia="zh-TW"/>
              </w:rPr>
              <w:t>ludoviciana</w:t>
            </w:r>
            <w:proofErr w:type="spellEnd"/>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Pheucticus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ludovicianus</w:t>
            </w:r>
            <w:proofErr w:type="spellEnd"/>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Certhia</w:t>
            </w:r>
            <w:proofErr w:type="spellEnd"/>
            <w:r w:rsidRPr="00CB2D62">
              <w:rPr>
                <w:rFonts w:asciiTheme="minorHAnsi" w:eastAsiaTheme="minorEastAsia" w:hAnsiTheme="minorHAnsi" w:cstheme="minorHAnsi"/>
                <w:i/>
                <w:iCs/>
                <w:szCs w:val="24"/>
                <w:lang w:eastAsia="zh-TW"/>
              </w:rPr>
              <w:t xml:space="preserve">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Cinclus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Perisoreus</w:t>
            </w:r>
            <w:proofErr w:type="spellEnd"/>
            <w:r w:rsidRPr="00CB2D62">
              <w:rPr>
                <w:rFonts w:asciiTheme="minorHAnsi" w:eastAsiaTheme="minorEastAsia" w:hAnsiTheme="minorHAnsi" w:cstheme="minorHAnsi"/>
                <w:i/>
                <w:iCs/>
                <w:szCs w:val="24"/>
                <w:lang w:eastAsia="zh-TW"/>
              </w:rPr>
              <w:t xml:space="preserve">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Corvus </w:t>
            </w:r>
            <w:proofErr w:type="spellStart"/>
            <w:r w:rsidRPr="00CB2D62">
              <w:rPr>
                <w:rFonts w:asciiTheme="minorHAnsi" w:eastAsiaTheme="minorEastAsia" w:hAnsiTheme="minorHAnsi" w:cstheme="minorHAnsi"/>
                <w:i/>
                <w:iCs/>
                <w:szCs w:val="24"/>
                <w:lang w:eastAsia="zh-TW"/>
              </w:rPr>
              <w:t>brachyrhynchos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Pinicola</w:t>
            </w:r>
            <w:proofErr w:type="spellEnd"/>
            <w:r w:rsidRPr="00CB2D62">
              <w:rPr>
                <w:rFonts w:asciiTheme="minorHAnsi" w:eastAsiaTheme="minorEastAsia" w:hAnsiTheme="minorHAnsi" w:cstheme="minorHAnsi"/>
                <w:i/>
                <w:iCs/>
                <w:szCs w:val="24"/>
                <w:lang w:eastAsia="zh-TW"/>
              </w:rPr>
              <w:t xml:space="preserve">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Coccothraustes </w:t>
            </w:r>
            <w:proofErr w:type="spellStart"/>
            <w:r w:rsidRPr="00CB2D62">
              <w:rPr>
                <w:rFonts w:asciiTheme="minorHAnsi" w:eastAsiaTheme="minorEastAsia" w:hAnsiTheme="minorHAnsi" w:cstheme="minorHAnsi"/>
                <w:i/>
                <w:iCs/>
                <w:szCs w:val="24"/>
                <w:lang w:eastAsia="zh-TW"/>
              </w:rPr>
              <w:t>vespertinus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Leucosticte </w:t>
            </w:r>
            <w:proofErr w:type="spellStart"/>
            <w:r w:rsidRPr="00CB2D62">
              <w:rPr>
                <w:rFonts w:asciiTheme="minorHAnsi" w:eastAsiaTheme="minorEastAsia" w:hAnsiTheme="minorHAnsi" w:cstheme="minorHAnsi"/>
                <w:i/>
                <w:iCs/>
                <w:szCs w:val="24"/>
                <w:lang w:eastAsia="zh-TW"/>
              </w:rPr>
              <w:t>tephrocotis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Haemorhous</w:t>
            </w:r>
            <w:proofErr w:type="spellEnd"/>
            <w:r w:rsidRPr="00CB2D62">
              <w:rPr>
                <w:rFonts w:asciiTheme="minorHAnsi" w:eastAsiaTheme="minorEastAsia" w:hAnsiTheme="minorHAnsi" w:cstheme="minorHAnsi"/>
                <w:i/>
                <w:iCs/>
                <w:szCs w:val="24"/>
                <w:lang w:eastAsia="zh-TW"/>
              </w:rPr>
              <w:t xml:space="preserve">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Loxia </w:t>
            </w:r>
            <w:proofErr w:type="spellStart"/>
            <w:r w:rsidRPr="00CB2D62">
              <w:rPr>
                <w:rFonts w:asciiTheme="minorHAnsi" w:eastAsiaTheme="minorEastAsia" w:hAnsiTheme="minorHAnsi" w:cstheme="minorHAnsi"/>
                <w:i/>
                <w:iCs/>
                <w:szCs w:val="24"/>
                <w:lang w:eastAsia="zh-TW"/>
              </w:rPr>
              <w:t>curvirostra</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thalassina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Tachycineta</w:t>
            </w:r>
            <w:proofErr w:type="spellEnd"/>
            <w:r w:rsidRPr="00CB2D62">
              <w:rPr>
                <w:rFonts w:asciiTheme="minorHAnsi" w:eastAsiaTheme="minorEastAsia" w:hAnsiTheme="minorHAnsi" w:cstheme="minorHAnsi"/>
                <w:i/>
                <w:iCs/>
                <w:szCs w:val="24"/>
                <w:lang w:eastAsia="zh-TW"/>
              </w:rPr>
              <w:t xml:space="preserve">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Molothrus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ater</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Euphagus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carolinus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Anthus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rubescens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hudsonicus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gambeli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Poecile</w:t>
            </w:r>
            <w:proofErr w:type="spellEnd"/>
            <w:r w:rsidRPr="00CB2D62">
              <w:rPr>
                <w:rFonts w:asciiTheme="minorHAnsi" w:eastAsiaTheme="minorEastAsia" w:hAnsiTheme="minorHAnsi" w:cstheme="minorHAnsi"/>
                <w:i/>
                <w:iCs/>
                <w:szCs w:val="24"/>
                <w:lang w:eastAsia="zh-TW"/>
              </w:rPr>
              <w:t xml:space="preserv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Geothlypis </w:t>
            </w:r>
            <w:proofErr w:type="spellStart"/>
            <w:r w:rsidRPr="00CB2D62">
              <w:rPr>
                <w:rFonts w:asciiTheme="minorHAnsi" w:eastAsiaTheme="minorEastAsia" w:hAnsiTheme="minorHAnsi" w:cstheme="minorHAnsi"/>
                <w:i/>
                <w:iCs/>
                <w:szCs w:val="24"/>
                <w:lang w:eastAsia="zh-TW"/>
              </w:rPr>
              <w:t>tolmiei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Seiurus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aurocapilla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Cardellina</w:t>
            </w:r>
            <w:proofErr w:type="spellEnd"/>
            <w:r w:rsidRPr="00CB2D62">
              <w:rPr>
                <w:rFonts w:asciiTheme="minorHAnsi" w:eastAsiaTheme="minorEastAsia" w:hAnsiTheme="minorHAnsi" w:cstheme="minorHAnsi"/>
                <w:i/>
                <w:iCs/>
                <w:szCs w:val="24"/>
                <w:lang w:eastAsia="zh-TW"/>
              </w:rPr>
              <w:t xml:space="preserve">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Leiothlypis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celata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Parkesia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noveboracensis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Geothlypis </w:t>
            </w:r>
            <w:proofErr w:type="spellStart"/>
            <w:r w:rsidRPr="00CB2D62">
              <w:rPr>
                <w:rFonts w:asciiTheme="minorHAnsi" w:eastAsiaTheme="minorEastAsia" w:hAnsiTheme="minorHAnsi" w:cstheme="minorHAnsi"/>
                <w:i/>
                <w:iCs/>
                <w:szCs w:val="24"/>
                <w:lang w:eastAsia="zh-TW"/>
              </w:rPr>
              <w:t>trichas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roofErr w:type="spellStart"/>
            <w:r w:rsidRPr="00CB2D62">
              <w:rPr>
                <w:rFonts w:asciiTheme="minorHAnsi" w:eastAsiaTheme="minorEastAsia" w:hAnsiTheme="minorHAnsi" w:cstheme="minorHAnsi"/>
                <w:szCs w:val="24"/>
                <w:lang w:eastAsia="zh-TW"/>
              </w:rPr>
              <w:t>Passerellidae</w:t>
            </w:r>
            <w:proofErr w:type="spellEnd"/>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Spizella </w:t>
            </w:r>
            <w:proofErr w:type="spellStart"/>
            <w:r w:rsidRPr="00CB2D62">
              <w:rPr>
                <w:rFonts w:asciiTheme="minorHAnsi" w:eastAsiaTheme="minorEastAsia" w:hAnsiTheme="minorHAnsi" w:cstheme="minorHAnsi"/>
                <w:i/>
                <w:iCs/>
                <w:szCs w:val="24"/>
                <w:lang w:eastAsia="zh-TW"/>
              </w:rPr>
              <w:t>passerina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leucophrys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Junco </w:t>
            </w:r>
            <w:proofErr w:type="spellStart"/>
            <w:r w:rsidRPr="00CB2D62">
              <w:rPr>
                <w:rFonts w:asciiTheme="minorHAnsi" w:eastAsiaTheme="minorEastAsia" w:hAnsiTheme="minorHAnsi" w:cstheme="minorHAnsi"/>
                <w:i/>
                <w:iCs/>
                <w:szCs w:val="24"/>
                <w:lang w:eastAsia="zh-TW"/>
              </w:rPr>
              <w:t>hyemalis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Passerella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iliaca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lincolnii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melodia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Melospiza</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georgiana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Zonotrichia</w:t>
            </w:r>
            <w:proofErr w:type="spellEnd"/>
            <w:r w:rsidRPr="00CB2D62">
              <w:rPr>
                <w:rFonts w:asciiTheme="minorHAnsi" w:eastAsiaTheme="minorEastAsia" w:hAnsiTheme="minorHAnsi" w:cstheme="minorHAnsi"/>
                <w:i/>
                <w:iCs/>
                <w:szCs w:val="24"/>
                <w:lang w:eastAsia="zh-TW"/>
              </w:rPr>
              <w:t xml:space="preserve">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Pooecetes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gramineus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Regulus </w:t>
            </w:r>
            <w:proofErr w:type="spellStart"/>
            <w:r w:rsidRPr="00CB2D62">
              <w:rPr>
                <w:rFonts w:asciiTheme="minorHAnsi" w:eastAsiaTheme="minorEastAsia" w:hAnsiTheme="minorHAnsi" w:cstheme="minorHAnsi"/>
                <w:i/>
                <w:iCs/>
                <w:szCs w:val="24"/>
                <w:lang w:eastAsia="zh-TW"/>
              </w:rPr>
              <w:t>satrapa</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Corthylio</w:t>
            </w:r>
            <w:proofErr w:type="spellEnd"/>
            <w:r w:rsidRPr="00CB2D62">
              <w:rPr>
                <w:rFonts w:asciiTheme="minorHAnsi" w:eastAsiaTheme="minorEastAsia" w:hAnsiTheme="minorHAnsi" w:cstheme="minorHAnsi"/>
                <w:i/>
                <w:iCs/>
                <w:szCs w:val="24"/>
                <w:lang w:eastAsia="zh-TW"/>
              </w:rPr>
              <w:t xml:space="preserve">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gramStart"/>
            <w:r w:rsidRPr="00CB2D62">
              <w:rPr>
                <w:rFonts w:asciiTheme="minorHAnsi" w:eastAsiaTheme="minorEastAsia" w:hAnsiTheme="minorHAnsi" w:cstheme="minorHAnsi"/>
                <w:i/>
                <w:iCs/>
                <w:szCs w:val="24"/>
                <w:lang w:eastAsia="zh-TW"/>
              </w:rPr>
              <w:t>Troglodytes</w:t>
            </w:r>
            <w:proofErr w:type="gramEnd"/>
            <w:r w:rsidRPr="00CB2D62">
              <w:rPr>
                <w:rFonts w:asciiTheme="minorHAnsi" w:eastAsiaTheme="minorEastAsia" w:hAnsiTheme="minorHAnsi" w:cstheme="minorHAnsi"/>
                <w:i/>
                <w:iCs/>
                <w:szCs w:val="24"/>
                <w:lang w:eastAsia="zh-TW"/>
              </w:rPr>
              <w:t xml:space="preserve">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ustulatus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Ixoreus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naevius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Catharus</w:t>
            </w:r>
            <w:proofErr w:type="spellEnd"/>
            <w:r w:rsidRPr="00CB2D62">
              <w:rPr>
                <w:rFonts w:asciiTheme="minorHAnsi" w:eastAsiaTheme="minorEastAsia" w:hAnsiTheme="minorHAnsi" w:cstheme="minorHAnsi"/>
                <w:i/>
                <w:iCs/>
                <w:szCs w:val="24"/>
                <w:lang w:eastAsia="zh-TW"/>
              </w:rPr>
              <w:t xml:space="preserve">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Turdus </w:t>
            </w:r>
            <w:proofErr w:type="spellStart"/>
            <w:r w:rsidRPr="00CB2D62">
              <w:rPr>
                <w:rFonts w:asciiTheme="minorHAnsi" w:eastAsiaTheme="minorEastAsia" w:hAnsiTheme="minorHAnsi" w:cstheme="minorHAnsi"/>
                <w:i/>
                <w:iCs/>
                <w:szCs w:val="24"/>
                <w:lang w:eastAsia="zh-TW"/>
              </w:rPr>
              <w:t>migratorius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Myadestes</w:t>
            </w:r>
            <w:proofErr w:type="spellEnd"/>
            <w:r w:rsidRPr="00CB2D62">
              <w:rPr>
                <w:rFonts w:asciiTheme="minorHAnsi" w:eastAsiaTheme="minorEastAsia" w:hAnsiTheme="minorHAnsi" w:cstheme="minorHAnsi"/>
                <w:i/>
                <w:iCs/>
                <w:szCs w:val="24"/>
                <w:lang w:eastAsia="zh-TW"/>
              </w:rPr>
              <w:t xml:space="preserve">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Sialia </w:t>
            </w:r>
            <w:proofErr w:type="spellStart"/>
            <w:r w:rsidRPr="00CB2D62">
              <w:rPr>
                <w:rFonts w:asciiTheme="minorHAnsi" w:eastAsiaTheme="minorEastAsia" w:hAnsiTheme="minorHAnsi" w:cstheme="minorHAnsi"/>
                <w:i/>
                <w:iCs/>
                <w:szCs w:val="24"/>
                <w:lang w:eastAsia="zh-TW"/>
              </w:rPr>
              <w:t>currucoides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difficilis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hammondii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minimus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oberholseri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cooperi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flaviventris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Empidonax </w:t>
            </w:r>
            <w:proofErr w:type="spellStart"/>
            <w:r w:rsidRPr="00CB2D62">
              <w:rPr>
                <w:rFonts w:asciiTheme="minorHAnsi" w:eastAsiaTheme="minorEastAsia" w:hAnsiTheme="minorHAnsi" w:cstheme="minorHAnsi"/>
                <w:i/>
                <w:iCs/>
                <w:szCs w:val="24"/>
                <w:lang w:eastAsia="zh-TW"/>
              </w:rPr>
              <w:t>alnorum</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Tyrannus </w:t>
            </w:r>
            <w:proofErr w:type="spellStart"/>
            <w:r w:rsidRPr="00CB2D62">
              <w:rPr>
                <w:rFonts w:asciiTheme="minorHAnsi" w:eastAsiaTheme="minorEastAsia" w:hAnsiTheme="minorHAnsi" w:cstheme="minorHAnsi"/>
                <w:i/>
                <w:iCs/>
                <w:szCs w:val="24"/>
                <w:lang w:eastAsia="zh-TW"/>
              </w:rPr>
              <w:t>tyrannus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Contopus </w:t>
            </w:r>
            <w:proofErr w:type="spellStart"/>
            <w:r w:rsidRPr="00CB2D62">
              <w:rPr>
                <w:rFonts w:asciiTheme="minorHAnsi" w:eastAsiaTheme="minorEastAsia" w:hAnsiTheme="minorHAnsi" w:cstheme="minorHAnsi"/>
                <w:i/>
                <w:iCs/>
                <w:szCs w:val="24"/>
                <w:lang w:eastAsia="zh-TW"/>
              </w:rPr>
              <w:t>sordidulus</w:t>
            </w:r>
            <w:proofErr w:type="spellEnd"/>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 xml:space="preserve">(Vireos, Shrike-Babblers, and </w:t>
            </w:r>
            <w:proofErr w:type="spellStart"/>
            <w:r w:rsidRPr="00CB2D62">
              <w:rPr>
                <w:rFonts w:asciiTheme="minorHAnsi" w:eastAsiaTheme="minorEastAsia" w:hAnsiTheme="minorHAnsi" w:cstheme="minorHAnsi"/>
                <w:szCs w:val="24"/>
                <w:lang w:eastAsia="zh-TW"/>
              </w:rPr>
              <w:t>Erpornis</w:t>
            </w:r>
            <w:proofErr w:type="spellEnd"/>
            <w:r w:rsidRPr="00CB2D62">
              <w:rPr>
                <w:rFonts w:asciiTheme="minorHAnsi" w:eastAsiaTheme="minorEastAsia" w:hAnsiTheme="minorHAnsi" w:cstheme="minorHAnsi"/>
                <w:szCs w:val="24"/>
                <w:lang w:eastAsia="zh-TW"/>
              </w:rPr>
              <w:t>)</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gilvus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Vireo </w:t>
            </w:r>
            <w:proofErr w:type="spellStart"/>
            <w:r w:rsidRPr="00CB2D62">
              <w:rPr>
                <w:rFonts w:asciiTheme="minorHAnsi" w:eastAsiaTheme="minorEastAsia" w:hAnsiTheme="minorHAnsi" w:cstheme="minorHAnsi"/>
                <w:i/>
                <w:iCs/>
                <w:szCs w:val="24"/>
                <w:lang w:eastAsia="zh-TW"/>
              </w:rPr>
              <w:t>cassinii</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Botaurus </w:t>
            </w:r>
            <w:proofErr w:type="spellStart"/>
            <w:r w:rsidRPr="00CB2D62">
              <w:rPr>
                <w:rFonts w:asciiTheme="minorHAnsi" w:eastAsiaTheme="minorEastAsia" w:hAnsiTheme="minorHAnsi" w:cstheme="minorHAnsi"/>
                <w:i/>
                <w:iCs/>
                <w:szCs w:val="24"/>
                <w:lang w:eastAsia="zh-TW"/>
              </w:rPr>
              <w:t>lentiginosus</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varius</w:t>
            </w:r>
            <w:proofErr w:type="spellEnd"/>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Sphyrapicus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nuchalis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Picoides</w:t>
            </w:r>
            <w:proofErr w:type="spellEnd"/>
            <w:r w:rsidRPr="00CB2D62">
              <w:rPr>
                <w:rFonts w:asciiTheme="minorHAnsi" w:eastAsiaTheme="minorEastAsia" w:hAnsiTheme="minorHAnsi" w:cstheme="minorHAnsi"/>
                <w:i/>
                <w:iCs/>
                <w:szCs w:val="24"/>
                <w:lang w:eastAsia="zh-TW"/>
              </w:rPr>
              <w:t xml:space="preserve">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Dryocopus</w:t>
            </w:r>
            <w:proofErr w:type="spellEnd"/>
            <w:r w:rsidRPr="00CB2D62">
              <w:rPr>
                <w:rFonts w:asciiTheme="minorHAnsi" w:eastAsiaTheme="minorEastAsia" w:hAnsiTheme="minorHAnsi" w:cstheme="minorHAnsi"/>
                <w:i/>
                <w:iCs/>
                <w:szCs w:val="24"/>
                <w:lang w:eastAsia="zh-TW"/>
              </w:rPr>
              <w:t xml:space="preserve"> </w:t>
            </w:r>
            <w:proofErr w:type="spellStart"/>
            <w:r w:rsidRPr="00CB2D62">
              <w:rPr>
                <w:rFonts w:asciiTheme="minorHAnsi" w:eastAsiaTheme="minorEastAsia" w:hAnsiTheme="minorHAnsi" w:cstheme="minorHAnsi"/>
                <w:i/>
                <w:iCs/>
                <w:szCs w:val="24"/>
                <w:lang w:eastAsia="zh-TW"/>
              </w:rPr>
              <w:t>pileatus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Dryobates</w:t>
            </w:r>
            <w:proofErr w:type="spellEnd"/>
            <w:r w:rsidRPr="00CB2D62">
              <w:rPr>
                <w:rFonts w:asciiTheme="minorHAnsi" w:eastAsiaTheme="minorEastAsia" w:hAnsiTheme="minorHAnsi" w:cstheme="minorHAnsi"/>
                <w:i/>
                <w:iCs/>
                <w:szCs w:val="24"/>
                <w:lang w:eastAsia="zh-TW"/>
              </w:rPr>
              <w:t xml:space="preserve">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spellStart"/>
            <w:r w:rsidRPr="00CB2D62">
              <w:rPr>
                <w:rFonts w:asciiTheme="minorHAnsi" w:eastAsiaTheme="minorEastAsia" w:hAnsiTheme="minorHAnsi" w:cstheme="minorHAnsi"/>
                <w:i/>
                <w:iCs/>
                <w:szCs w:val="24"/>
                <w:lang w:eastAsia="zh-TW"/>
              </w:rPr>
              <w:t>Colaptes</w:t>
            </w:r>
            <w:proofErr w:type="spellEnd"/>
            <w:r w:rsidRPr="00CB2D62">
              <w:rPr>
                <w:rFonts w:asciiTheme="minorHAnsi" w:eastAsiaTheme="minorEastAsia" w:hAnsiTheme="minorHAnsi" w:cstheme="minorHAnsi"/>
                <w:i/>
                <w:iCs/>
                <w:szCs w:val="24"/>
                <w:lang w:eastAsia="zh-TW"/>
              </w:rPr>
              <w:t xml:space="preserve">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Podiceps </w:t>
            </w:r>
            <w:proofErr w:type="spellStart"/>
            <w:r w:rsidRPr="00CB2D62">
              <w:rPr>
                <w:rFonts w:asciiTheme="minorHAnsi" w:eastAsiaTheme="minorEastAsia" w:hAnsiTheme="minorHAnsi" w:cstheme="minorHAnsi"/>
                <w:i/>
                <w:iCs/>
                <w:szCs w:val="24"/>
                <w:lang w:eastAsia="zh-TW"/>
              </w:rPr>
              <w:t>grisegena</w:t>
            </w:r>
            <w:proofErr w:type="spellEnd"/>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Asio </w:t>
            </w:r>
            <w:proofErr w:type="spellStart"/>
            <w:r w:rsidRPr="00CB2D62">
              <w:rPr>
                <w:rFonts w:asciiTheme="minorHAnsi" w:eastAsiaTheme="minorEastAsia" w:hAnsiTheme="minorHAnsi" w:cstheme="minorHAnsi"/>
                <w:i/>
                <w:iCs/>
                <w:szCs w:val="24"/>
                <w:lang w:eastAsia="zh-TW"/>
              </w:rPr>
              <w:t>otus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acadicus</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Glaucidium </w:t>
            </w:r>
            <w:proofErr w:type="spellStart"/>
            <w:r w:rsidRPr="00CB2D62">
              <w:rPr>
                <w:rFonts w:asciiTheme="minorHAnsi" w:eastAsiaTheme="minorEastAsia" w:hAnsiTheme="minorHAnsi" w:cstheme="minorHAnsi"/>
                <w:i/>
                <w:iCs/>
                <w:szCs w:val="24"/>
                <w:lang w:eastAsia="zh-TW"/>
              </w:rPr>
              <w:t>gnoma</w:t>
            </w:r>
            <w:proofErr w:type="spellEnd"/>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 xml:space="preserve">Aegolius </w:t>
            </w:r>
            <w:proofErr w:type="spellStart"/>
            <w:r w:rsidRPr="00CB2D62">
              <w:rPr>
                <w:rFonts w:asciiTheme="minorHAnsi" w:eastAsiaTheme="minorEastAsia" w:hAnsiTheme="minorHAnsi" w:cstheme="minorHAnsi"/>
                <w:i/>
                <w:iCs/>
                <w:szCs w:val="24"/>
                <w:lang w:eastAsia="zh-TW"/>
              </w:rPr>
              <w:t>funereus</w:t>
            </w:r>
            <w:proofErr w:type="spellEnd"/>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4E28ECD5">
                <wp:simplePos x="0" y="0"/>
                <wp:positionH relativeFrom="margin">
                  <wp:posOffset>69339</wp:posOffset>
                </wp:positionH>
                <wp:positionV relativeFrom="paragraph">
                  <wp:posOffset>521</wp:posOffset>
                </wp:positionV>
                <wp:extent cx="5925820" cy="1192530"/>
                <wp:effectExtent l="0" t="0" r="0" b="7620"/>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530"/>
                        </a:xfrm>
                        <a:prstGeom prst="rect">
                          <a:avLst/>
                        </a:prstGeom>
                        <a:solidFill>
                          <a:srgbClr val="FFFFFF"/>
                        </a:solidFill>
                        <a:ln w="9525">
                          <a:noFill/>
                          <a:miter lim="800000"/>
                          <a:headEnd/>
                          <a:tailEnd/>
                        </a:ln>
                      </wps:spPr>
                      <wps:txb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6" type="#_x0000_t202" style="position:absolute;margin-left:5.45pt;margin-top:.05pt;width:466.6pt;height:93.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npEAIAAP8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" stroked="f">
                <v:textbo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w:t>
            </w:r>
            <w:commentRangeStart w:id="23"/>
            <w:r w:rsidRPr="0052351B">
              <w:rPr>
                <w:rFonts w:asciiTheme="minorHAnsi" w:hAnsiTheme="minorHAnsi" w:cstheme="minorHAnsi"/>
                <w:szCs w:val="24"/>
              </w:rPr>
              <w:t>58</w:t>
            </w:r>
            <w:commentRangeEnd w:id="23"/>
            <w:r>
              <w:rPr>
                <w:rStyle w:val="CommentReference"/>
              </w:rPr>
              <w:commentReference w:id="23"/>
            </w:r>
          </w:p>
        </w:tc>
      </w:tr>
    </w:tbl>
    <w:p w14:paraId="6E225035" w14:textId="77777777" w:rsidR="00685509" w:rsidRDefault="00685509" w:rsidP="00685509">
      <w:pPr>
        <w:spacing w:after="160"/>
        <w:rPr>
          <w:lang w:val="en-US" w:eastAsia="zh-TW"/>
        </w:rPr>
      </w:pPr>
    </w:p>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Otter" w:date="2025-09-30T11:11:00Z" w:initials="KO">
    <w:p w14:paraId="1FDE44E7" w14:textId="77777777" w:rsidR="00952C87" w:rsidRDefault="00952C87" w:rsidP="00952C87">
      <w:pPr>
        <w:pStyle w:val="CommentText"/>
      </w:pPr>
      <w:r>
        <w:rPr>
          <w:rStyle w:val="CommentReference"/>
        </w:rPr>
        <w:annotationRef/>
      </w:r>
      <w:r>
        <w:t xml:space="preserve">As the person who is going to have to pay this, I would prefer going with Ecological Applications.  EA has the option to publish Open Access, Remote Sensing in Ecology and Conservation appears to be an obligatory Open Access publication.  The cost associated with this in both cases is $3600 USD ($5000 Cdn).  </w:t>
      </w:r>
    </w:p>
    <w:p w14:paraId="2D06192D" w14:textId="77777777" w:rsidR="00952C87" w:rsidRDefault="00952C87" w:rsidP="00952C87">
      <w:pPr>
        <w:pStyle w:val="CommentText"/>
      </w:pPr>
    </w:p>
    <w:p w14:paraId="08D9131D" w14:textId="77777777" w:rsidR="00952C87" w:rsidRDefault="00952C87" w:rsidP="00952C87">
      <w:pPr>
        <w:pStyle w:val="CommentText"/>
      </w:pPr>
      <w:r>
        <w:t xml:space="preserve">If we are going to go with an obligatory online journal, I would be setting an upper publication limit of $2000 Cdn (about $1500 USD).  </w:t>
      </w:r>
    </w:p>
  </w:comment>
  <w:comment w:id="1" w:author="Sunny Tseng" w:date="2025-10-29T16:40:00Z" w:initials="ST">
    <w:p w14:paraId="5ADCDED4" w14:textId="77777777" w:rsidR="00AA6008" w:rsidRDefault="00A9778F" w:rsidP="00AA6008">
      <w:pPr>
        <w:pStyle w:val="CommentText"/>
      </w:pPr>
      <w:r>
        <w:rPr>
          <w:rStyle w:val="CommentReference"/>
        </w:rPr>
        <w:annotationRef/>
      </w:r>
      <w:r w:rsidR="00AA6008">
        <w:t>I am good to go with the Ecological Applications! Both journals have good fit to this topic I think!</w:t>
      </w:r>
    </w:p>
  </w:comment>
  <w:comment w:id="2" w:author="Ken Otter" w:date="2025-09-30T11:20:00Z" w:initials="KO">
    <w:p w14:paraId="3B46F713" w14:textId="44C6EB7C" w:rsidR="000C1A7C" w:rsidRDefault="000C1A7C" w:rsidP="000C1A7C">
      <w:pPr>
        <w:pStyle w:val="CommentText"/>
      </w:pPr>
      <w:r>
        <w:rPr>
          <w:rStyle w:val="CommentReference"/>
        </w:rPr>
        <w:annotationRef/>
      </w:r>
      <w:r>
        <w:t>Worth inserting in, as some of the research forests operated by colleges/universities are about 200 ha!</w:t>
      </w:r>
    </w:p>
  </w:comment>
  <w:comment w:id="3" w:author="Ken Otter" w:date="2025-09-30T11:34:00Z" w:initials="KO">
    <w:p w14:paraId="03070FBC" w14:textId="77777777" w:rsidR="001D5915" w:rsidRDefault="001D5915" w:rsidP="001D5915">
      <w:pPr>
        <w:pStyle w:val="CommentText"/>
      </w:pPr>
      <w:r>
        <w:rPr>
          <w:rStyle w:val="CommentReference"/>
        </w:rPr>
        <w:annotationRef/>
      </w:r>
      <w:r>
        <w:t>Dexter corrected me on this one ☺️</w:t>
      </w:r>
    </w:p>
  </w:comment>
  <w:comment w:id="4" w:author="Ken Otter" w:date="2025-09-30T11:55:00Z" w:initials="KO">
    <w:p w14:paraId="02E216A3" w14:textId="77777777" w:rsidR="001B5B98" w:rsidRDefault="00793274" w:rsidP="001B5B98">
      <w:pPr>
        <w:pStyle w:val="CommentText"/>
      </w:pPr>
      <w:r>
        <w:rPr>
          <w:rStyle w:val="CommentReference"/>
        </w:rPr>
        <w:annotationRef/>
      </w:r>
      <w:r w:rsidR="001B5B98">
        <w:t xml:space="preserve">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 </w:t>
      </w:r>
    </w:p>
    <w:p w14:paraId="368B1673" w14:textId="77777777" w:rsidR="001B5B98" w:rsidRDefault="001B5B98" w:rsidP="001B5B98">
      <w:pPr>
        <w:pStyle w:val="CommentText"/>
      </w:pPr>
    </w:p>
    <w:p w14:paraId="584A2589" w14:textId="77777777" w:rsidR="001B5B98" w:rsidRDefault="001B5B98" w:rsidP="001B5B98">
      <w:pPr>
        <w:pStyle w:val="CommentText"/>
      </w:pPr>
      <w:r>
        <w:t xml:space="preserve">I am not suggesting changing this, but it is something that might pop up so it is good to start formulating an answer. </w:t>
      </w:r>
    </w:p>
  </w:comment>
  <w:comment w:id="5" w:author="Sunny Tseng" w:date="2025-11-07T13:15:00Z" w:initials="ST">
    <w:p w14:paraId="514B22BB" w14:textId="77777777" w:rsidR="00C37830" w:rsidRDefault="00C37830" w:rsidP="00C37830">
      <w:pPr>
        <w:pStyle w:val="CommentText"/>
      </w:pPr>
      <w:r>
        <w:rPr>
          <w:rStyle w:val="CommentReference"/>
        </w:rPr>
        <w:annotationRef/>
      </w:r>
      <w:r>
        <w:t xml:space="preserve">Add the methods used to remove the ones with high correlation - correlation plot with correlation higher than 0.8, and VIF lower than 5. </w:t>
      </w:r>
    </w:p>
  </w:comment>
  <w:comment w:id="6" w:author="Sunny Tseng" w:date="2025-11-07T13:17:00Z" w:initials="ST">
    <w:p w14:paraId="509F5A4D" w14:textId="77777777" w:rsidR="00C37830" w:rsidRDefault="00C37830" w:rsidP="00C37830">
      <w:pPr>
        <w:pStyle w:val="CommentText"/>
      </w:pPr>
      <w:r>
        <w:rPr>
          <w:rStyle w:val="CommentReference"/>
        </w:rPr>
        <w:annotationRef/>
      </w:r>
      <w:r>
        <w:t>Specify that the model weight higher than 0.8 as the selection criteria.</w:t>
      </w:r>
    </w:p>
  </w:comment>
  <w:comment w:id="7" w:author="Ken Otter" w:date="2025-09-22T15:40:00Z" w:initials="KO">
    <w:p w14:paraId="10E50E39" w14:textId="77777777" w:rsidR="00C37830" w:rsidRDefault="00C37830" w:rsidP="00C37830">
      <w:pPr>
        <w:pStyle w:val="CommentText"/>
      </w:pPr>
      <w:r>
        <w:rPr>
          <w:rStyle w:val="CommentReference"/>
        </w:rPr>
        <w:annotationRef/>
      </w:r>
      <w:r>
        <w:rPr>
          <w:b/>
          <w:bCs/>
        </w:rPr>
        <w:t xml:space="preserve">I really like this figure and analysis!  </w:t>
      </w:r>
      <w:r>
        <w:t xml:space="preserve">I was thinking about how to use Non-metric Multidimensional Scaling (NMDS), which creates similar cluster graphs to these, but instead of letting the species </w:t>
      </w:r>
      <w:r>
        <w:rPr>
          <w:i/>
          <w:iCs/>
        </w:rPr>
        <w:t>tell</w:t>
      </w:r>
      <w:r>
        <w:t xml:space="preserve"> you how they cluster (like this k-means analysis does), it requires you start with variable classifications (e.g. “riparian” or “clearcut”) and groups the species you are likely to detect there.  </w:t>
      </w:r>
    </w:p>
    <w:p w14:paraId="3E5F55AF" w14:textId="77777777" w:rsidR="00C37830" w:rsidRDefault="00C37830" w:rsidP="00C37830">
      <w:pPr>
        <w:pStyle w:val="CommentText"/>
      </w:pPr>
    </w:p>
    <w:p w14:paraId="6A66DE28" w14:textId="77777777" w:rsidR="00C37830" w:rsidRDefault="00C37830" w:rsidP="00C37830">
      <w:pPr>
        <w:pStyle w:val="CommentText"/>
      </w:pPr>
      <w:r>
        <w:t xml:space="preserve">I think the approach you have used here works better, as your habitat metrics are more continuous vs discreet, so I was having a hard time figuring out how to employ NMDS.  You solved the problem - I like the k-means approach.  </w:t>
      </w:r>
    </w:p>
    <w:p w14:paraId="07659E98" w14:textId="77777777" w:rsidR="00C37830" w:rsidRDefault="00C37830" w:rsidP="00C37830">
      <w:pPr>
        <w:pStyle w:val="CommentText"/>
      </w:pPr>
    </w:p>
    <w:p w14:paraId="6081DC92" w14:textId="77777777" w:rsidR="00C37830" w:rsidRDefault="00C37830" w:rsidP="00C37830">
      <w:pPr>
        <w:pStyle w:val="CommentText"/>
      </w:pPr>
      <w:r>
        <w:t xml:space="preserve">Only thing I would caution is that not ALL the species that co-occur together fit into the broad classifications you suggest in the text (e.g. dark-eyed juncos are in the cluster you describe as mature forests).  You can indicate it might infer rough generalizations about common habitat associations (such as the technique you said you used of looking these up on Birds of the World).  However, it might be </w:t>
      </w:r>
      <w:r>
        <w:rPr>
          <w:b/>
          <w:bCs/>
        </w:rPr>
        <w:t>safer</w:t>
      </w:r>
      <w:r>
        <w:t xml:space="preserve"> to simply say that this shows that particular sub groups within your guild tend to co-occur together, which could </w:t>
      </w:r>
      <w:r>
        <w:rPr>
          <w:i/>
          <w:iCs/>
        </w:rPr>
        <w:t xml:space="preserve">imply </w:t>
      </w:r>
      <w:r>
        <w:t>there are commonalities in the types of habitat they share.</w:t>
      </w:r>
    </w:p>
  </w:comment>
  <w:comment w:id="8" w:author="Ken Otter" w:date="2025-09-30T12:15:00Z" w:initials="KO">
    <w:p w14:paraId="4D595B1A" w14:textId="77777777" w:rsidR="00590158" w:rsidRDefault="00C57AD3" w:rsidP="00590158">
      <w:pPr>
        <w:pStyle w:val="CommentText"/>
      </w:pPr>
      <w:r>
        <w:rPr>
          <w:rStyle w:val="CommentReference"/>
        </w:rPr>
        <w:annotationRef/>
      </w:r>
      <w:r w:rsidR="00590158">
        <w:t>I wouldn’t say this is a key take away from your study.   It is certainly not the main one, so wouldn’t suggest starting the Discussion with it.</w:t>
      </w:r>
    </w:p>
  </w:comment>
  <w:comment w:id="20" w:author="Ken Otter" w:date="2025-10-10T10:13:00Z" w:initials="KO">
    <w:p w14:paraId="6B72C50C" w14:textId="77777777" w:rsidR="00AF46DD" w:rsidRDefault="00513EA9" w:rsidP="00AF46DD">
      <w:pPr>
        <w:pStyle w:val="CommentText"/>
      </w:pPr>
      <w:r>
        <w:rPr>
          <w:rStyle w:val="CommentReference"/>
        </w:rPr>
        <w:annotationRef/>
      </w:r>
      <w:r w:rsidR="00AF46DD">
        <w:t>Good point, but the counter point is does including other guilds with completely different habitat features simply muddy the analysis?</w:t>
      </w:r>
    </w:p>
    <w:p w14:paraId="2CFE3B8C" w14:textId="77777777" w:rsidR="00AF46DD" w:rsidRDefault="00AF46DD" w:rsidP="00AF46DD">
      <w:pPr>
        <w:pStyle w:val="CommentText"/>
      </w:pPr>
    </w:p>
    <w:p w14:paraId="24B7EFCA" w14:textId="77777777" w:rsidR="00AF46DD" w:rsidRDefault="00AF46DD" w:rsidP="00AF46DD">
      <w:pPr>
        <w:pStyle w:val="CommentText"/>
      </w:pPr>
      <w:r>
        <w:t>Instead you could turn this around that BY focusing on a passerine guild that was likely the best sampled with the type of ARU sampling you did, you were able to pinpoint the key habitat feature that effects richness.  If you then went through and sampled specifically for other guilds (e.g. waterfowl) by setting up the ARUs to maximize detections, sampling near waterbodies where you would expect to find them and sampling throughout the day or tied to their particular activity patterns, you might find that another variable (e.g. size of the water body) best predicts richness, and this could be done to create complete guild-by-guild pictures of the hotspots on the landscape.</w:t>
      </w:r>
    </w:p>
  </w:comment>
  <w:comment w:id="21" w:author="Ken Otter" w:date="2025-10-10T12:21:00Z" w:initials="KO">
    <w:p w14:paraId="39DF33DC" w14:textId="77777777" w:rsidR="008340CD" w:rsidRDefault="008340CD" w:rsidP="008340CD">
      <w:pPr>
        <w:pStyle w:val="CommentText"/>
      </w:pPr>
      <w:r>
        <w:rPr>
          <w:rStyle w:val="CommentReference"/>
        </w:rPr>
        <w:annotationRef/>
      </w:r>
      <w:r>
        <w:t>Maybe conclude this by highlighting the way to resolve this issue is to focus on guild-by-guild basis like you did!</w:t>
      </w:r>
    </w:p>
  </w:comment>
  <w:comment w:id="22" w:author="Ken Otter" w:date="2025-10-10T12:31:00Z" w:initials="KO">
    <w:p w14:paraId="27E7B0ED" w14:textId="77777777" w:rsidR="00D45380" w:rsidRDefault="00D45380" w:rsidP="00D45380">
      <w:pPr>
        <w:pStyle w:val="CommentText"/>
      </w:pPr>
      <w:r>
        <w:rPr>
          <w:rStyle w:val="CommentReference"/>
        </w:rPr>
        <w:annotationRef/>
      </w:r>
      <w:r>
        <w:t xml:space="preserve">I think you need to turn the Discussion around before you conclude - you have spend the last couple of paragraphs discussing the limitations on your data, but what you want to do is end on the positives of the analysis you have.  You want your reader to leave thinking that, despite the limitations you outline above, the data you present and methodology you have developed have a LOT of merit.   This is a ‘pros outweigh the cons’ approach. </w:t>
      </w:r>
    </w:p>
    <w:p w14:paraId="7E7B3309" w14:textId="77777777" w:rsidR="00D45380" w:rsidRDefault="00D45380" w:rsidP="00D45380">
      <w:pPr>
        <w:pStyle w:val="CommentText"/>
      </w:pPr>
    </w:p>
    <w:p w14:paraId="5761D049" w14:textId="77777777" w:rsidR="00D45380" w:rsidRDefault="00D45380" w:rsidP="00D45380">
      <w:pPr>
        <w:pStyle w:val="CommentText"/>
      </w:pPr>
      <w:r>
        <w:t xml:space="preserve">The things you want to emphasize is that despite the limitations, your sampling methods allowed you to gain very accurate data on the relative detections of a community of passerines, your sampling regime was sufficiently powerful that your observed richness values were very close to the asymptotic projections of iNEXT, you saw a lot of diversity in richness between locations and the lidar analysis allowed you to pinpoint a single variable that was the best predictor of diversity.  This is allows you to make very specific recommendations for future landscape management in this region, indicating that the habitat can withstand a fair amount of variation in things like canopy/understory structure and maintain a strong diversity of passerine species, but that proximity to riparian areas is the most important attribute to maintain while doing forest planning for this community group.  </w:t>
      </w:r>
    </w:p>
    <w:p w14:paraId="5E806FA3" w14:textId="77777777" w:rsidR="00D45380" w:rsidRDefault="00D45380" w:rsidP="00D45380">
      <w:pPr>
        <w:pStyle w:val="CommentText"/>
      </w:pPr>
    </w:p>
    <w:p w14:paraId="2CD99025" w14:textId="77777777" w:rsidR="00D45380" w:rsidRDefault="00D45380" w:rsidP="00D45380">
      <w:pPr>
        <w:pStyle w:val="CommentText"/>
      </w:pPr>
      <w:r>
        <w:t xml:space="preserve">If you end with something like this, it reinforces the importance of your findings to the reader.  </w:t>
      </w:r>
    </w:p>
  </w:comment>
  <w:comment w:id="23" w:author="Ken Otter" w:date="2025-09-22T15:34:00Z" w:initials="KO">
    <w:p w14:paraId="356BE7D5" w14:textId="77777777" w:rsidR="00685509" w:rsidRDefault="00685509" w:rsidP="00685509">
      <w:pPr>
        <w:pStyle w:val="CommentText"/>
      </w:pPr>
      <w:r>
        <w:rPr>
          <w:rStyle w:val="CommentReference"/>
        </w:rPr>
        <w:annotationRef/>
      </w:r>
      <w:r>
        <w:t xml:space="preserve">This comment is for the figure below.  </w:t>
      </w:r>
    </w:p>
    <w:p w14:paraId="07A9A37C" w14:textId="77777777" w:rsidR="00685509" w:rsidRDefault="00685509" w:rsidP="00685509">
      <w:pPr>
        <w:pStyle w:val="CommentText"/>
      </w:pPr>
    </w:p>
    <w:p w14:paraId="11F17C01"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9131D" w15:done="0"/>
  <w15:commentEx w15:paraId="5ADCDED4" w15:paraIdParent="08D9131D" w15:done="0"/>
  <w15:commentEx w15:paraId="3B46F713" w15:done="1"/>
  <w15:commentEx w15:paraId="03070FBC" w15:done="1"/>
  <w15:commentEx w15:paraId="584A2589" w15:done="0"/>
  <w15:commentEx w15:paraId="514B22BB" w15:done="1"/>
  <w15:commentEx w15:paraId="509F5A4D" w15:done="0"/>
  <w15:commentEx w15:paraId="6081DC92" w15:done="1"/>
  <w15:commentEx w15:paraId="4D595B1A" w15:done="0"/>
  <w15:commentEx w15:paraId="24B7EFCA" w15:done="0"/>
  <w15:commentEx w15:paraId="39DF33DC" w15:done="0"/>
  <w15:commentEx w15:paraId="2CD99025" w15:done="0"/>
  <w15:commentEx w15:paraId="11F17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C2C4EF" w16cex:dateUtc="2025-09-30T18:11:00Z"/>
  <w16cex:commentExtensible w16cex:durableId="31E99C3F" w16cex:dateUtc="2025-10-29T23:40:00Z"/>
  <w16cex:commentExtensible w16cex:durableId="0779E04A" w16cex:dateUtc="2025-09-30T18:20:00Z">
    <w16cex:extLst>
      <w16:ext w16:uri="{CE6994B0-6A32-4C9F-8C6B-6E91EDA988CE}">
        <cr:reactions xmlns:cr="http://schemas.microsoft.com/office/comments/2020/reactions">
          <cr:reaction reactionType="1">
            <cr:reactionInfo dateUtc="2025-10-29T23:42:06Z">
              <cr:user userId="82d59326746b7c9b" userProvider="Windows Live" userName="Sunny Tseng"/>
            </cr:reactionInfo>
          </cr:reaction>
        </cr:reactions>
      </w16:ext>
    </w16cex:extLst>
  </w16cex:commentExtensible>
  <w16cex:commentExtensible w16cex:durableId="2B9F916B" w16cex:dateUtc="2025-09-30T18:34:00Z"/>
  <w16cex:commentExtensible w16cex:durableId="36DFB0A4" w16cex:dateUtc="2025-09-30T18:55:00Z"/>
  <w16cex:commentExtensible w16cex:durableId="41CBA96B" w16cex:dateUtc="2025-11-07T21:15:00Z"/>
  <w16cex:commentExtensible w16cex:durableId="4EA4BEEA" w16cex:dateUtc="2025-11-07T21:17:00Z"/>
  <w16cex:commentExtensible w16cex:durableId="4C7B22FC" w16cex:dateUtc="2025-09-22T22:40:00Z"/>
  <w16cex:commentExtensible w16cex:durableId="2027BE6D" w16cex:dateUtc="2025-09-30T19:15:00Z"/>
  <w16cex:commentExtensible w16cex:durableId="2F5E723F" w16cex:dateUtc="2025-10-10T17:13:00Z"/>
  <w16cex:commentExtensible w16cex:durableId="12596A56" w16cex:dateUtc="2025-10-10T19:21:00Z"/>
  <w16cex:commentExtensible w16cex:durableId="51F6B344" w16cex:dateUtc="2025-10-10T19:31:00Z"/>
  <w16cex:commentExtensible w16cex:durableId="2C417F2D" w16cex:dateUtc="2025-09-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9131D" w16cid:durableId="46C2C4EF"/>
  <w16cid:commentId w16cid:paraId="5ADCDED4" w16cid:durableId="31E99C3F"/>
  <w16cid:commentId w16cid:paraId="3B46F713" w16cid:durableId="0779E04A"/>
  <w16cid:commentId w16cid:paraId="03070FBC" w16cid:durableId="2B9F916B"/>
  <w16cid:commentId w16cid:paraId="584A2589" w16cid:durableId="36DFB0A4"/>
  <w16cid:commentId w16cid:paraId="514B22BB" w16cid:durableId="41CBA96B"/>
  <w16cid:commentId w16cid:paraId="509F5A4D" w16cid:durableId="4EA4BEEA"/>
  <w16cid:commentId w16cid:paraId="6081DC92" w16cid:durableId="4C7B22FC"/>
  <w16cid:commentId w16cid:paraId="4D595B1A" w16cid:durableId="2027BE6D"/>
  <w16cid:commentId w16cid:paraId="24B7EFCA" w16cid:durableId="2F5E723F"/>
  <w16cid:commentId w16cid:paraId="39DF33DC" w16cid:durableId="12596A56"/>
  <w16cid:commentId w16cid:paraId="2CD99025" w16cid:durableId="51F6B344"/>
  <w16cid:commentId w16cid:paraId="11F17C01" w16cid:durableId="2C417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AC519" w14:textId="77777777" w:rsidR="000F26E1" w:rsidRDefault="000F26E1" w:rsidP="00F5046C">
      <w:pPr>
        <w:spacing w:after="0" w:line="240" w:lineRule="auto"/>
      </w:pPr>
      <w:r>
        <w:separator/>
      </w:r>
    </w:p>
  </w:endnote>
  <w:endnote w:type="continuationSeparator" w:id="0">
    <w:p w14:paraId="6D809629" w14:textId="77777777" w:rsidR="000F26E1" w:rsidRDefault="000F26E1"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A820" w14:textId="77777777" w:rsidR="000F26E1" w:rsidRDefault="000F26E1" w:rsidP="00F5046C">
      <w:pPr>
        <w:spacing w:after="0" w:line="240" w:lineRule="auto"/>
      </w:pPr>
      <w:r>
        <w:separator/>
      </w:r>
    </w:p>
  </w:footnote>
  <w:footnote w:type="continuationSeparator" w:id="0">
    <w:p w14:paraId="5218A111" w14:textId="77777777" w:rsidR="000F26E1" w:rsidRDefault="000F26E1"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19"/>
  </w:num>
  <w:num w:numId="2" w16cid:durableId="248079909">
    <w:abstractNumId w:val="13"/>
  </w:num>
  <w:num w:numId="3" w16cid:durableId="1227762508">
    <w:abstractNumId w:val="0"/>
  </w:num>
  <w:num w:numId="4" w16cid:durableId="1811556212">
    <w:abstractNumId w:val="20"/>
  </w:num>
  <w:num w:numId="5" w16cid:durableId="1258438381">
    <w:abstractNumId w:val="2"/>
  </w:num>
  <w:num w:numId="6" w16cid:durableId="605119169">
    <w:abstractNumId w:val="15"/>
  </w:num>
  <w:num w:numId="7" w16cid:durableId="1439451205">
    <w:abstractNumId w:val="18"/>
  </w:num>
  <w:num w:numId="8" w16cid:durableId="907571064">
    <w:abstractNumId w:val="14"/>
  </w:num>
  <w:num w:numId="9" w16cid:durableId="1540632571">
    <w:abstractNumId w:val="22"/>
  </w:num>
  <w:num w:numId="10" w16cid:durableId="798230614">
    <w:abstractNumId w:val="3"/>
  </w:num>
  <w:num w:numId="11" w16cid:durableId="1747875543">
    <w:abstractNumId w:val="16"/>
  </w:num>
  <w:num w:numId="12" w16cid:durableId="494151392">
    <w:abstractNumId w:val="7"/>
  </w:num>
  <w:num w:numId="13" w16cid:durableId="17657926">
    <w:abstractNumId w:val="17"/>
  </w:num>
  <w:num w:numId="14" w16cid:durableId="1319533442">
    <w:abstractNumId w:val="4"/>
  </w:num>
  <w:num w:numId="15" w16cid:durableId="1424960772">
    <w:abstractNumId w:val="21"/>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2"/>
  </w:num>
  <w:num w:numId="22" w16cid:durableId="852496943">
    <w:abstractNumId w:val="9"/>
  </w:num>
  <w:num w:numId="23" w16cid:durableId="1500538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rson w15:author="Sunny Tseng">
    <w15:presenceInfo w15:providerId="Windows Live" w15:userId="82d59326746b7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73A6"/>
    <w:rsid w:val="00037519"/>
    <w:rsid w:val="00043B81"/>
    <w:rsid w:val="00055C7E"/>
    <w:rsid w:val="00065640"/>
    <w:rsid w:val="000A3D3B"/>
    <w:rsid w:val="000B15B5"/>
    <w:rsid w:val="000B5E36"/>
    <w:rsid w:val="000C1A7C"/>
    <w:rsid w:val="000C1E53"/>
    <w:rsid w:val="000C4E5F"/>
    <w:rsid w:val="000D7A1B"/>
    <w:rsid w:val="000E0AF2"/>
    <w:rsid w:val="000F25F6"/>
    <w:rsid w:val="000F26E1"/>
    <w:rsid w:val="000F4F3C"/>
    <w:rsid w:val="001014C4"/>
    <w:rsid w:val="00110D2A"/>
    <w:rsid w:val="00120631"/>
    <w:rsid w:val="0012429B"/>
    <w:rsid w:val="001244E3"/>
    <w:rsid w:val="00167387"/>
    <w:rsid w:val="00167888"/>
    <w:rsid w:val="00170894"/>
    <w:rsid w:val="001712F8"/>
    <w:rsid w:val="0018273D"/>
    <w:rsid w:val="0018449A"/>
    <w:rsid w:val="00191307"/>
    <w:rsid w:val="0019669A"/>
    <w:rsid w:val="001972D9"/>
    <w:rsid w:val="001B5B98"/>
    <w:rsid w:val="001C26CB"/>
    <w:rsid w:val="001C7D90"/>
    <w:rsid w:val="001D5915"/>
    <w:rsid w:val="001D78FE"/>
    <w:rsid w:val="001D7D98"/>
    <w:rsid w:val="001E2F5F"/>
    <w:rsid w:val="001F2ADB"/>
    <w:rsid w:val="001F5C62"/>
    <w:rsid w:val="001F79A2"/>
    <w:rsid w:val="00201082"/>
    <w:rsid w:val="002049B9"/>
    <w:rsid w:val="00205490"/>
    <w:rsid w:val="00206295"/>
    <w:rsid w:val="00211AC0"/>
    <w:rsid w:val="00212D23"/>
    <w:rsid w:val="00216BAD"/>
    <w:rsid w:val="00224FFF"/>
    <w:rsid w:val="002258E4"/>
    <w:rsid w:val="0023147E"/>
    <w:rsid w:val="00236114"/>
    <w:rsid w:val="00236C68"/>
    <w:rsid w:val="00255820"/>
    <w:rsid w:val="00270F58"/>
    <w:rsid w:val="00274F1E"/>
    <w:rsid w:val="00275F33"/>
    <w:rsid w:val="00275F73"/>
    <w:rsid w:val="00280EBF"/>
    <w:rsid w:val="00286DEC"/>
    <w:rsid w:val="002875A5"/>
    <w:rsid w:val="002909BA"/>
    <w:rsid w:val="00295A71"/>
    <w:rsid w:val="00296A68"/>
    <w:rsid w:val="002A5877"/>
    <w:rsid w:val="002B4269"/>
    <w:rsid w:val="002B797C"/>
    <w:rsid w:val="002C1391"/>
    <w:rsid w:val="002C1DC0"/>
    <w:rsid w:val="002D2C90"/>
    <w:rsid w:val="002D2E72"/>
    <w:rsid w:val="00301A44"/>
    <w:rsid w:val="0030762F"/>
    <w:rsid w:val="00316955"/>
    <w:rsid w:val="00321930"/>
    <w:rsid w:val="00324D7E"/>
    <w:rsid w:val="00326F0F"/>
    <w:rsid w:val="003279D5"/>
    <w:rsid w:val="00337E17"/>
    <w:rsid w:val="00342396"/>
    <w:rsid w:val="003571E8"/>
    <w:rsid w:val="00370520"/>
    <w:rsid w:val="00374D15"/>
    <w:rsid w:val="00386C4C"/>
    <w:rsid w:val="003942E5"/>
    <w:rsid w:val="00394C8D"/>
    <w:rsid w:val="00396741"/>
    <w:rsid w:val="003A31FF"/>
    <w:rsid w:val="003A50B6"/>
    <w:rsid w:val="003A535C"/>
    <w:rsid w:val="003B7633"/>
    <w:rsid w:val="003C4AE8"/>
    <w:rsid w:val="003C6B5F"/>
    <w:rsid w:val="003D1E2E"/>
    <w:rsid w:val="003D4837"/>
    <w:rsid w:val="003D76BE"/>
    <w:rsid w:val="003E26C3"/>
    <w:rsid w:val="003F13F3"/>
    <w:rsid w:val="00401789"/>
    <w:rsid w:val="0041514A"/>
    <w:rsid w:val="0042335D"/>
    <w:rsid w:val="00432F89"/>
    <w:rsid w:val="00457671"/>
    <w:rsid w:val="00466086"/>
    <w:rsid w:val="00472F50"/>
    <w:rsid w:val="00473BFE"/>
    <w:rsid w:val="004840FD"/>
    <w:rsid w:val="004A124C"/>
    <w:rsid w:val="004A3302"/>
    <w:rsid w:val="004B5EBC"/>
    <w:rsid w:val="004C010E"/>
    <w:rsid w:val="004C096C"/>
    <w:rsid w:val="004C7831"/>
    <w:rsid w:val="004D4F56"/>
    <w:rsid w:val="004D50C8"/>
    <w:rsid w:val="004E1FF4"/>
    <w:rsid w:val="004F47DC"/>
    <w:rsid w:val="004F5DF3"/>
    <w:rsid w:val="0051041B"/>
    <w:rsid w:val="00511CE8"/>
    <w:rsid w:val="00513EA9"/>
    <w:rsid w:val="005214F9"/>
    <w:rsid w:val="0052351B"/>
    <w:rsid w:val="00523698"/>
    <w:rsid w:val="00525AAD"/>
    <w:rsid w:val="00526232"/>
    <w:rsid w:val="00526E45"/>
    <w:rsid w:val="0053767B"/>
    <w:rsid w:val="0054289A"/>
    <w:rsid w:val="00561E69"/>
    <w:rsid w:val="00562982"/>
    <w:rsid w:val="00566B02"/>
    <w:rsid w:val="005721EF"/>
    <w:rsid w:val="0057690A"/>
    <w:rsid w:val="00576D2A"/>
    <w:rsid w:val="005815E1"/>
    <w:rsid w:val="00584B3E"/>
    <w:rsid w:val="0058502B"/>
    <w:rsid w:val="0058754F"/>
    <w:rsid w:val="00590158"/>
    <w:rsid w:val="005A53FE"/>
    <w:rsid w:val="005B0E6F"/>
    <w:rsid w:val="005B2D35"/>
    <w:rsid w:val="005B5528"/>
    <w:rsid w:val="005C011C"/>
    <w:rsid w:val="005C0911"/>
    <w:rsid w:val="005C65E1"/>
    <w:rsid w:val="005F5FA4"/>
    <w:rsid w:val="00604F11"/>
    <w:rsid w:val="006145A7"/>
    <w:rsid w:val="00622479"/>
    <w:rsid w:val="0063114B"/>
    <w:rsid w:val="006337FF"/>
    <w:rsid w:val="00635C76"/>
    <w:rsid w:val="00642B0D"/>
    <w:rsid w:val="00646471"/>
    <w:rsid w:val="006569E1"/>
    <w:rsid w:val="00680650"/>
    <w:rsid w:val="006826FB"/>
    <w:rsid w:val="00684750"/>
    <w:rsid w:val="00685143"/>
    <w:rsid w:val="00685509"/>
    <w:rsid w:val="00690DDE"/>
    <w:rsid w:val="006931A2"/>
    <w:rsid w:val="00694D10"/>
    <w:rsid w:val="00695C9E"/>
    <w:rsid w:val="00696C74"/>
    <w:rsid w:val="006B0FF7"/>
    <w:rsid w:val="006B25B9"/>
    <w:rsid w:val="006D0809"/>
    <w:rsid w:val="006D0D9B"/>
    <w:rsid w:val="006D3DD0"/>
    <w:rsid w:val="006E1FF3"/>
    <w:rsid w:val="006E5FDA"/>
    <w:rsid w:val="006E5FEC"/>
    <w:rsid w:val="006F1F3F"/>
    <w:rsid w:val="00700BD8"/>
    <w:rsid w:val="00701494"/>
    <w:rsid w:val="00707274"/>
    <w:rsid w:val="00707CCB"/>
    <w:rsid w:val="00740CDE"/>
    <w:rsid w:val="0074564A"/>
    <w:rsid w:val="007473D9"/>
    <w:rsid w:val="00753CCC"/>
    <w:rsid w:val="007606BD"/>
    <w:rsid w:val="00762858"/>
    <w:rsid w:val="00775B84"/>
    <w:rsid w:val="007805E7"/>
    <w:rsid w:val="007830CB"/>
    <w:rsid w:val="00793274"/>
    <w:rsid w:val="00794DFF"/>
    <w:rsid w:val="007A5486"/>
    <w:rsid w:val="007B0A58"/>
    <w:rsid w:val="007B1244"/>
    <w:rsid w:val="007B180C"/>
    <w:rsid w:val="007B2A88"/>
    <w:rsid w:val="007B448F"/>
    <w:rsid w:val="007D1EB5"/>
    <w:rsid w:val="007D3A1D"/>
    <w:rsid w:val="007E1F9B"/>
    <w:rsid w:val="007E5215"/>
    <w:rsid w:val="007F2394"/>
    <w:rsid w:val="007F34B7"/>
    <w:rsid w:val="00814CD1"/>
    <w:rsid w:val="0081641C"/>
    <w:rsid w:val="00816DCD"/>
    <w:rsid w:val="008340CD"/>
    <w:rsid w:val="00840136"/>
    <w:rsid w:val="00841AC0"/>
    <w:rsid w:val="00855680"/>
    <w:rsid w:val="0086199F"/>
    <w:rsid w:val="00861F75"/>
    <w:rsid w:val="008728B2"/>
    <w:rsid w:val="00873893"/>
    <w:rsid w:val="00874A04"/>
    <w:rsid w:val="00885212"/>
    <w:rsid w:val="00887552"/>
    <w:rsid w:val="008907A3"/>
    <w:rsid w:val="008907E5"/>
    <w:rsid w:val="008A1EF9"/>
    <w:rsid w:val="008B110D"/>
    <w:rsid w:val="008B1364"/>
    <w:rsid w:val="008B34DE"/>
    <w:rsid w:val="008B7C5C"/>
    <w:rsid w:val="008C33DD"/>
    <w:rsid w:val="008D3CF3"/>
    <w:rsid w:val="008D4410"/>
    <w:rsid w:val="008E3215"/>
    <w:rsid w:val="008E6844"/>
    <w:rsid w:val="008F1D6E"/>
    <w:rsid w:val="00901DE3"/>
    <w:rsid w:val="00902331"/>
    <w:rsid w:val="00904063"/>
    <w:rsid w:val="00910ADF"/>
    <w:rsid w:val="00934406"/>
    <w:rsid w:val="00936C3A"/>
    <w:rsid w:val="00947B32"/>
    <w:rsid w:val="009502AF"/>
    <w:rsid w:val="00952C87"/>
    <w:rsid w:val="009548E8"/>
    <w:rsid w:val="009669E7"/>
    <w:rsid w:val="009711EF"/>
    <w:rsid w:val="0098384F"/>
    <w:rsid w:val="0098424F"/>
    <w:rsid w:val="00985B85"/>
    <w:rsid w:val="0099060D"/>
    <w:rsid w:val="00997E4E"/>
    <w:rsid w:val="009A0DD3"/>
    <w:rsid w:val="009A7004"/>
    <w:rsid w:val="009B2B62"/>
    <w:rsid w:val="009E19B9"/>
    <w:rsid w:val="009E27D9"/>
    <w:rsid w:val="009E298B"/>
    <w:rsid w:val="009F1491"/>
    <w:rsid w:val="00A35981"/>
    <w:rsid w:val="00A40142"/>
    <w:rsid w:val="00A419C4"/>
    <w:rsid w:val="00A42209"/>
    <w:rsid w:val="00A51991"/>
    <w:rsid w:val="00A53E6E"/>
    <w:rsid w:val="00A54D50"/>
    <w:rsid w:val="00A65760"/>
    <w:rsid w:val="00A679B9"/>
    <w:rsid w:val="00A73D07"/>
    <w:rsid w:val="00A75865"/>
    <w:rsid w:val="00A75D33"/>
    <w:rsid w:val="00A84FE5"/>
    <w:rsid w:val="00A9778F"/>
    <w:rsid w:val="00AA1920"/>
    <w:rsid w:val="00AA4A1A"/>
    <w:rsid w:val="00AA6008"/>
    <w:rsid w:val="00AB207B"/>
    <w:rsid w:val="00AD11CB"/>
    <w:rsid w:val="00AE145F"/>
    <w:rsid w:val="00AE1E3F"/>
    <w:rsid w:val="00AF46DD"/>
    <w:rsid w:val="00B01635"/>
    <w:rsid w:val="00B02E58"/>
    <w:rsid w:val="00B045A0"/>
    <w:rsid w:val="00B04AA3"/>
    <w:rsid w:val="00B067DB"/>
    <w:rsid w:val="00B17D75"/>
    <w:rsid w:val="00B212AF"/>
    <w:rsid w:val="00B50F57"/>
    <w:rsid w:val="00B528E2"/>
    <w:rsid w:val="00B55298"/>
    <w:rsid w:val="00B60063"/>
    <w:rsid w:val="00B654E1"/>
    <w:rsid w:val="00B725F5"/>
    <w:rsid w:val="00B77768"/>
    <w:rsid w:val="00B925FE"/>
    <w:rsid w:val="00BA2344"/>
    <w:rsid w:val="00BA56EE"/>
    <w:rsid w:val="00BB1C22"/>
    <w:rsid w:val="00BC7E86"/>
    <w:rsid w:val="00BD07A4"/>
    <w:rsid w:val="00BE2D83"/>
    <w:rsid w:val="00BF4755"/>
    <w:rsid w:val="00BF55A5"/>
    <w:rsid w:val="00BF5B7C"/>
    <w:rsid w:val="00C12E26"/>
    <w:rsid w:val="00C1577F"/>
    <w:rsid w:val="00C23B3D"/>
    <w:rsid w:val="00C24E70"/>
    <w:rsid w:val="00C3634C"/>
    <w:rsid w:val="00C37830"/>
    <w:rsid w:val="00C41668"/>
    <w:rsid w:val="00C41711"/>
    <w:rsid w:val="00C50947"/>
    <w:rsid w:val="00C515D3"/>
    <w:rsid w:val="00C57AD3"/>
    <w:rsid w:val="00C64DEB"/>
    <w:rsid w:val="00C83272"/>
    <w:rsid w:val="00C948F8"/>
    <w:rsid w:val="00C951BD"/>
    <w:rsid w:val="00C97236"/>
    <w:rsid w:val="00CB2D62"/>
    <w:rsid w:val="00CB47C3"/>
    <w:rsid w:val="00CB4E0E"/>
    <w:rsid w:val="00CC2D62"/>
    <w:rsid w:val="00CC560F"/>
    <w:rsid w:val="00CC6456"/>
    <w:rsid w:val="00CE60EE"/>
    <w:rsid w:val="00CF651D"/>
    <w:rsid w:val="00D02DDF"/>
    <w:rsid w:val="00D05985"/>
    <w:rsid w:val="00D210E8"/>
    <w:rsid w:val="00D25408"/>
    <w:rsid w:val="00D25B95"/>
    <w:rsid w:val="00D4321F"/>
    <w:rsid w:val="00D452A5"/>
    <w:rsid w:val="00D45380"/>
    <w:rsid w:val="00D57E2F"/>
    <w:rsid w:val="00D61F48"/>
    <w:rsid w:val="00D63E27"/>
    <w:rsid w:val="00D66E34"/>
    <w:rsid w:val="00D7368A"/>
    <w:rsid w:val="00D746BC"/>
    <w:rsid w:val="00D805A9"/>
    <w:rsid w:val="00D833DC"/>
    <w:rsid w:val="00DA3630"/>
    <w:rsid w:val="00DA390F"/>
    <w:rsid w:val="00DA5A84"/>
    <w:rsid w:val="00DB212D"/>
    <w:rsid w:val="00DB513F"/>
    <w:rsid w:val="00DC0D11"/>
    <w:rsid w:val="00DC289B"/>
    <w:rsid w:val="00DD4283"/>
    <w:rsid w:val="00DE0AAF"/>
    <w:rsid w:val="00E006F6"/>
    <w:rsid w:val="00E011E0"/>
    <w:rsid w:val="00E22424"/>
    <w:rsid w:val="00E24AFC"/>
    <w:rsid w:val="00E36BC5"/>
    <w:rsid w:val="00E4152B"/>
    <w:rsid w:val="00E50EBC"/>
    <w:rsid w:val="00E65347"/>
    <w:rsid w:val="00E83B36"/>
    <w:rsid w:val="00E875D7"/>
    <w:rsid w:val="00E9744B"/>
    <w:rsid w:val="00E97C1B"/>
    <w:rsid w:val="00EC04E6"/>
    <w:rsid w:val="00EC0711"/>
    <w:rsid w:val="00EC306B"/>
    <w:rsid w:val="00EE06F6"/>
    <w:rsid w:val="00EE1D28"/>
    <w:rsid w:val="00EE2727"/>
    <w:rsid w:val="00EE69E4"/>
    <w:rsid w:val="00EF7545"/>
    <w:rsid w:val="00F15CB9"/>
    <w:rsid w:val="00F2435D"/>
    <w:rsid w:val="00F4415D"/>
    <w:rsid w:val="00F5046C"/>
    <w:rsid w:val="00F52130"/>
    <w:rsid w:val="00F537C4"/>
    <w:rsid w:val="00F54BAE"/>
    <w:rsid w:val="00F650E1"/>
    <w:rsid w:val="00F67B2E"/>
    <w:rsid w:val="00F70955"/>
    <w:rsid w:val="00F75651"/>
    <w:rsid w:val="00F768ED"/>
    <w:rsid w:val="00FA705B"/>
    <w:rsid w:val="00FB01CB"/>
    <w:rsid w:val="00FC4F1B"/>
    <w:rsid w:val="00FD47A1"/>
    <w:rsid w:val="00FD5E50"/>
    <w:rsid w:val="00FD7162"/>
    <w:rsid w:val="00FD7A3C"/>
    <w:rsid w:val="00FE6753"/>
    <w:rsid w:val="00FE773B"/>
    <w:rsid w:val="00FE7754"/>
    <w:rsid w:val="00FF49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1</Pages>
  <Words>19533</Words>
  <Characters>111343</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82</cp:revision>
  <dcterms:created xsi:type="dcterms:W3CDTF">2025-09-22T22:31:00Z</dcterms:created>
  <dcterms:modified xsi:type="dcterms:W3CDTF">2025-11-11T02:08:00Z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