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4B5EBC">
      <w:pPr>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7992EFC8" w14:textId="3189809E" w:rsidR="00C50947" w:rsidRDefault="00C50947" w:rsidP="004B5EBC">
      <w:pPr>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4B5EBC">
      <w:pPr>
        <w:spacing w:after="160"/>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w:t>
      </w:r>
      <w:proofErr w:type="spellStart"/>
      <w:r w:rsidRPr="00B65A8B">
        <w:t>Stattersfield</w:t>
      </w:r>
      <w:proofErr w:type="spellEnd"/>
      <w:r w:rsidRPr="00B65A8B">
        <w:t xml:space="preserve">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4B5EBC">
      <w:pPr>
        <w:spacing w:after="160"/>
      </w:pPr>
      <w:r w:rsidRPr="00C50947">
        <w:rPr>
          <w:color w:val="00B0F0"/>
          <w:lang w:val="en-US"/>
        </w:rPr>
        <w:t xml:space="preserve">Paragraph 2: </w:t>
      </w:r>
      <w:r w:rsidR="00566B02">
        <w:rPr>
          <w:rFonts w:hint="eastAsia"/>
          <w:color w:val="00B0F0"/>
          <w:lang w:val="en-US" w:eastAsia="zh-TW"/>
        </w:rPr>
        <w:t xml:space="preserve">Current </w:t>
      </w:r>
      <w:proofErr w:type="gramStart"/>
      <w:r w:rsidR="00566B02">
        <w:rPr>
          <w:rFonts w:hint="eastAsia"/>
          <w:color w:val="00B0F0"/>
          <w:lang w:val="en-US" w:eastAsia="zh-TW"/>
        </w:rPr>
        <w:t>limitation</w:t>
      </w:r>
      <w:proofErr w:type="gramEnd"/>
      <w:r w:rsidR="00566B02">
        <w:rPr>
          <w:rFonts w:hint="eastAsia"/>
          <w:color w:val="00B0F0"/>
          <w:lang w:val="en-US" w:eastAsia="zh-TW"/>
        </w:rPr>
        <w:t xml:space="preserve"> and challenges</w:t>
      </w:r>
    </w:p>
    <w:p w14:paraId="39E14442" w14:textId="32F9E4B7" w:rsidR="00566B02" w:rsidRPr="00566B02" w:rsidRDefault="00566B02" w:rsidP="004B5EBC">
      <w:pPr>
        <w:spacing w:after="160"/>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w:t>
      </w:r>
      <w:proofErr w:type="gramStart"/>
      <w:r w:rsidRPr="00B65A8B">
        <w:t>coarse</w:t>
      </w:r>
      <w:proofErr w:type="gramEnd"/>
      <w:r w:rsidRPr="00B65A8B">
        <w:t xml:space="preserve">-resolution </w:t>
      </w:r>
      <w:r w:rsidRPr="00566B02">
        <w:rPr>
          <w:rFonts w:hint="eastAsia"/>
        </w:rPr>
        <w:t>distribution maps</w:t>
      </w:r>
      <w:r w:rsidRPr="00B65A8B">
        <w:t xml:space="preserve">, such as 5 km grids (Jenkins et al., 2010) or 1.2 km resolution from </w:t>
      </w:r>
      <w:proofErr w:type="spellStart"/>
      <w:r w:rsidRPr="00B65A8B">
        <w:t>BirdLife</w:t>
      </w:r>
      <w:proofErr w:type="spellEnd"/>
      <w:r w:rsidRPr="00B65A8B">
        <w:t xml:space="preserv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4B5EBC">
      <w:r w:rsidRPr="00C50947">
        <w:rPr>
          <w:color w:val="00B0F0"/>
          <w:lang w:val="en-US"/>
        </w:rPr>
        <w:t xml:space="preserve">Paragraph 3: </w:t>
      </w:r>
      <w:r w:rsidR="00CF651D">
        <w:rPr>
          <w:color w:val="00B0F0"/>
          <w:lang w:val="en-US"/>
        </w:rPr>
        <w:t xml:space="preserve">ARU data can provide large </w:t>
      </w:r>
      <w:proofErr w:type="spellStart"/>
      <w:r w:rsidR="00CF651D">
        <w:rPr>
          <w:color w:val="00B0F0"/>
          <w:lang w:val="en-US"/>
        </w:rPr>
        <w:t>spatialtemporal</w:t>
      </w:r>
      <w:proofErr w:type="spellEnd"/>
      <w:r w:rsidR="00CF651D">
        <w:rPr>
          <w:color w:val="00B0F0"/>
          <w:lang w:val="en-US"/>
        </w:rPr>
        <w:t xml:space="preserve"> scale of survey</w:t>
      </w:r>
    </w:p>
    <w:p w14:paraId="5C8E9F76" w14:textId="52D72DFA" w:rsidR="00CF651D" w:rsidRPr="00B65A8B" w:rsidRDefault="00C50947" w:rsidP="004B5EBC">
      <w:r w:rsidRPr="00C50947">
        <w:rPr>
          <w:color w:val="00B0F0"/>
          <w:lang w:val="en-US"/>
        </w:rPr>
        <w:lastRenderedPageBreak/>
        <w:t>Paragraph 4:</w:t>
      </w:r>
      <w:r w:rsidR="00CF651D">
        <w:rPr>
          <w:color w:val="00B0F0"/>
          <w:lang w:val="en-US"/>
        </w:rPr>
        <w:t xml:space="preserve"> LiDAR could provide detailed horizontal structure data</w:t>
      </w:r>
    </w:p>
    <w:p w14:paraId="10E4055E" w14:textId="2D69B4E0" w:rsidR="00566B02" w:rsidRDefault="00C50947" w:rsidP="004B5EBC">
      <w:pPr>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identify key environmental covariates that support high asymptotic richness, and 3) recreate the avian diversity map using the LiDAR layer across the whole region of JPRF.</w:t>
      </w:r>
      <w:r w:rsidR="00561E69">
        <w:t xml:space="preserve"> </w:t>
      </w:r>
    </w:p>
    <w:p w14:paraId="5B114202" w14:textId="4B78F71F" w:rsidR="00C50947" w:rsidRDefault="00C50947" w:rsidP="004B5EBC">
      <w:pPr>
        <w:rPr>
          <w:rFonts w:eastAsiaTheme="majorEastAsia" w:cstheme="majorBidi"/>
          <w:b/>
          <w:szCs w:val="32"/>
          <w:lang w:val="en-US"/>
        </w:rPr>
      </w:pPr>
      <w:r>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71875886" w:rsidR="00985B85" w:rsidRDefault="00690DDE" w:rsidP="004B5EBC">
      <w:pPr>
        <w:rPr>
          <w:lang w:eastAsia="zh-TW"/>
        </w:rPr>
      </w:pPr>
      <w:r w:rsidRPr="00DA5A84">
        <w:t>The study was conducted in the John Prince Research Forest</w:t>
      </w:r>
      <w:r w:rsidR="00C23B3D">
        <w:t xml:space="preserve"> </w:t>
      </w:r>
      <w:commentRangeStart w:id="0"/>
      <w:r w:rsidR="00C23B3D">
        <w:t>(~150 km</w:t>
      </w:r>
      <w:r w:rsidR="00C23B3D" w:rsidRPr="00C23B3D">
        <w:rPr>
          <w:vertAlign w:val="superscript"/>
        </w:rPr>
        <w:t>2</w:t>
      </w:r>
      <w:r w:rsidR="00C23B3D">
        <w:t xml:space="preserve"> in area</w:t>
      </w:r>
      <w:commentRangeEnd w:id="0"/>
      <w:r w:rsidR="00137318">
        <w:rPr>
          <w:rStyle w:val="CommentReference"/>
        </w:rPr>
        <w:commentReference w:id="0"/>
      </w:r>
      <w:r w:rsidR="00C23B3D">
        <w:t>)</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Pr="00DA5A84">
        <w:t xml:space="preserve">. </w:t>
      </w:r>
      <w:r w:rsidR="00E83B36" w:rsidRPr="00DA5A84">
        <w:t xml:space="preserve">Audio data were collected from 2020 to 2022 </w:t>
      </w:r>
      <w:del w:id="1" w:author="Ken Otter" w:date="2025-08-06T12:54:00Z" w16du:dateUtc="2025-08-06T19:54:00Z">
        <w:r w:rsidR="00E83B36" w:rsidRPr="00DA5A84" w:rsidDel="00975715">
          <w:delText xml:space="preserve">during </w:delText>
        </w:r>
      </w:del>
      <w:ins w:id="2" w:author="Ken Otter" w:date="2025-08-06T12:54:00Z" w16du:dateUtc="2025-08-06T19:54:00Z">
        <w:r w:rsidR="00975715">
          <w:t xml:space="preserve">throughout </w:t>
        </w:r>
      </w:ins>
      <w:r w:rsidR="00E83B36" w:rsidRPr="00DA5A84">
        <w:t>the breeding season (</w:t>
      </w:r>
      <w:ins w:id="3" w:author="Ken Otter" w:date="2025-08-06T12:54:00Z" w16du:dateUtc="2025-08-06T19:54:00Z">
        <w:r w:rsidR="0037292D">
          <w:t xml:space="preserve">early to mid </w:t>
        </w:r>
      </w:ins>
      <w:r w:rsidR="00E83B36" w:rsidRPr="00DA5A84">
        <w:t xml:space="preserve">May to </w:t>
      </w:r>
      <w:ins w:id="4" w:author="Ken Otter" w:date="2025-08-06T12:54:00Z" w16du:dateUtc="2025-08-06T19:54:00Z">
        <w:r w:rsidR="0037292D">
          <w:t xml:space="preserve">mid </w:t>
        </w:r>
      </w:ins>
      <w:r w:rsidR="00E83B36" w:rsidRPr="00DA5A84">
        <w:t>July)</w:t>
      </w:r>
      <w:ins w:id="5" w:author="Ken Otter" w:date="2025-08-06T12:54:00Z" w16du:dateUtc="2025-08-06T19:54:00Z">
        <w:r w:rsidR="00CE4B61">
          <w:t xml:space="preserve">, using Audio Moth recorders </w:t>
        </w:r>
      </w:ins>
      <w:ins w:id="6" w:author="Ken Otter" w:date="2025-08-06T12:55:00Z" w16du:dateUtc="2025-08-06T19:55:00Z">
        <w:r w:rsidR="00CE4B61" w:rsidRPr="00DA5A84">
          <w:t>(</w:t>
        </w:r>
        <w:r w:rsidR="00CE4B61" w:rsidRPr="00DA5A84">
          <w:rPr>
            <w:color w:val="FF0000"/>
          </w:rPr>
          <w:t>cite</w:t>
        </w:r>
        <w:r w:rsidR="00CE4B61" w:rsidRPr="00DA5A84">
          <w:t>)</w:t>
        </w:r>
        <w:r w:rsidR="00CE4B61">
          <w:t xml:space="preserve"> to re</w:t>
        </w:r>
        <w:r w:rsidR="004B37D3">
          <w:t>cord daily</w:t>
        </w:r>
      </w:ins>
      <w:r w:rsidR="00E83B36" w:rsidRPr="00DA5A84">
        <w:t xml:space="preserve"> between 4</w:t>
      </w:r>
      <w:r w:rsidR="00DA5A84">
        <w:t>am</w:t>
      </w:r>
      <w:r w:rsidR="00E83B36" w:rsidRPr="00DA5A84">
        <w:t xml:space="preserve"> and 7</w:t>
      </w:r>
      <w:r w:rsidR="00DA5A84">
        <w:t>am</w:t>
      </w:r>
      <w:del w:id="7" w:author="Ken Otter" w:date="2025-08-06T12:55:00Z" w16du:dateUtc="2025-08-06T19:55:00Z">
        <w:r w:rsidR="00E83B36" w:rsidRPr="00DA5A84" w:rsidDel="004B37D3">
          <w:delText>, usi</w:delText>
        </w:r>
        <w:r w:rsidR="00B067DB" w:rsidDel="004B37D3">
          <w:delText>ng</w:delText>
        </w:r>
        <w:r w:rsidR="00E83B36" w:rsidRPr="00DA5A84" w:rsidDel="004B37D3">
          <w:delText xml:space="preserve"> </w:delText>
        </w:r>
        <w:r w:rsidRPr="00DA5A84" w:rsidDel="004B37D3">
          <w:delText>Audio Moths</w:delText>
        </w:r>
        <w:r w:rsidRPr="00DA5A84" w:rsidDel="00CE4B61">
          <w:delText xml:space="preserve"> (</w:delText>
        </w:r>
        <w:r w:rsidRPr="00DA5A84" w:rsidDel="00CE4B61">
          <w:rPr>
            <w:color w:val="FF0000"/>
          </w:rPr>
          <w:delText>cite</w:delText>
        </w:r>
        <w:r w:rsidRPr="00DA5A84" w:rsidDel="00CE4B61">
          <w:delText>)</w:delText>
        </w:r>
      </w:del>
      <w:r w:rsidR="00E83B36" w:rsidRPr="00DA5A84">
        <w:t xml:space="preserve">. </w:t>
      </w:r>
      <w:ins w:id="8" w:author="Ken Otter" w:date="2025-08-06T12:55:00Z" w16du:dateUtc="2025-08-06T19:55:00Z">
        <w:r w:rsidR="004B37D3">
          <w:t xml:space="preserve">ARUs were set to record for </w:t>
        </w:r>
      </w:ins>
      <w:del w:id="9" w:author="Ken Otter" w:date="2025-08-06T12:55:00Z" w16du:dateUtc="2025-08-06T19:55:00Z">
        <w:r w:rsidR="00E83B36" w:rsidRPr="00DA5A84" w:rsidDel="004B37D3">
          <w:delText xml:space="preserve">Recordings were made for </w:delText>
        </w:r>
      </w:del>
      <w:r w:rsidR="00E83B36" w:rsidRPr="00DA5A84">
        <w:t>1 minute</w:t>
      </w:r>
      <w:ins w:id="10" w:author="Ken Otter" w:date="2025-08-06T12:55:00Z" w16du:dateUtc="2025-08-06T19:55:00Z">
        <w:r w:rsidR="004B37D3">
          <w:t>, followed</w:t>
        </w:r>
      </w:ins>
      <w:ins w:id="11" w:author="Ken Otter" w:date="2025-08-06T12:56:00Z" w16du:dateUtc="2025-08-06T19:56:00Z">
        <w:r w:rsidR="004B37D3">
          <w:t xml:space="preserve"> by 4 minutes</w:t>
        </w:r>
        <w:r w:rsidR="001E2C78">
          <w:t xml:space="preserve"> pause, and repeated to collect </w:t>
        </w:r>
      </w:ins>
      <w:ins w:id="12" w:author="Ken Otter" w:date="2025-08-06T12:57:00Z" w16du:dateUtc="2025-08-06T19:57:00Z">
        <w:r w:rsidR="00E70586">
          <w:t>one</w:t>
        </w:r>
      </w:ins>
      <w:ins w:id="13" w:author="Ken Otter" w:date="2025-08-06T12:56:00Z" w16du:dateUtc="2025-08-06T19:56:00Z">
        <w:r w:rsidR="001E2C78">
          <w:t xml:space="preserve"> recording</w:t>
        </w:r>
      </w:ins>
      <w:r w:rsidR="00E83B36" w:rsidRPr="00DA5A84">
        <w:t xml:space="preserve"> every 5 minutes</w:t>
      </w:r>
      <w:ins w:id="14" w:author="Ken Otter" w:date="2025-08-06T12:56:00Z" w16du:dateUtc="2025-08-06T19:56:00Z">
        <w:r w:rsidR="001E2C78">
          <w:t xml:space="preserve"> throughout the </w:t>
        </w:r>
        <w:r w:rsidR="00E70586">
          <w:t>3-hr period between 4am and 7am (36</w:t>
        </w:r>
      </w:ins>
      <w:ins w:id="15" w:author="Ken Otter" w:date="2025-08-06T12:57:00Z" w16du:dateUtc="2025-08-06T19:57:00Z">
        <w:r w:rsidR="00E70586">
          <w:t xml:space="preserve"> one-minute recordings </w:t>
        </w:r>
        <w:r w:rsidR="00A275BD">
          <w:t>per day/site)</w:t>
        </w:r>
      </w:ins>
      <w:r w:rsidR="00E83B36" w:rsidRPr="00DA5A84">
        <w:t>.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w:t>
      </w:r>
      <w:ins w:id="16" w:author="Ken Otter" w:date="2025-08-06T12:58:00Z" w16du:dateUtc="2025-08-06T19:58:00Z">
        <w:r w:rsidR="001B19FE">
          <w:t xml:space="preserve"> (accessibility of sites during early season)</w:t>
        </w:r>
      </w:ins>
      <w:r w:rsidR="00E83B36">
        <w:t xml:space="preserve"> and field</w:t>
      </w:r>
      <w:ins w:id="17" w:author="Ken Otter" w:date="2025-08-06T12:58:00Z" w16du:dateUtc="2025-08-06T19:58:00Z">
        <w:r w:rsidR="00163394">
          <w:t>/equipment</w:t>
        </w:r>
      </w:ins>
      <w:r w:rsidR="00E83B36">
        <w:t xml:space="preserve"> challenges </w:t>
      </w:r>
      <w:del w:id="18" w:author="Ken Otter" w:date="2025-08-06T12:58:00Z" w16du:dateUtc="2025-08-06T19:58:00Z">
        <w:r w:rsidR="00E83B36" w:rsidDel="00163394">
          <w:delText>such as</w:delText>
        </w:r>
      </w:del>
      <w:ins w:id="19" w:author="Ken Otter" w:date="2025-08-06T12:58:00Z" w16du:dateUtc="2025-08-06T19:58:00Z">
        <w:r w:rsidR="00163394">
          <w:t xml:space="preserve">(premature </w:t>
        </w:r>
      </w:ins>
      <w:del w:id="20" w:author="Ken Otter" w:date="2025-08-06T12:58:00Z" w16du:dateUtc="2025-08-06T19:58:00Z">
        <w:r w:rsidR="00E83B36" w:rsidDel="00163394">
          <w:delText xml:space="preserve"> </w:delText>
        </w:r>
      </w:del>
      <w:r w:rsidR="00E83B36">
        <w:t xml:space="preserve">battery depletion, firmware issues, or disturbances by wildlife </w:t>
      </w:r>
      <w:ins w:id="21" w:author="Ken Otter" w:date="2025-08-06T12:59:00Z" w16du:dateUtc="2025-08-06T19:59:00Z">
        <w:r w:rsidR="00901EFE">
          <w:t xml:space="preserve">- </w:t>
        </w:r>
      </w:ins>
      <w:del w:id="22" w:author="Ken Otter" w:date="2025-08-06T12:59:00Z" w16du:dateUtc="2025-08-06T19:59:00Z">
        <w:r w:rsidR="00E83B36" w:rsidDel="00901EFE">
          <w:delText>(</w:delText>
        </w:r>
      </w:del>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 xml:space="preserve">e </w:t>
      </w:r>
      <w:ins w:id="23" w:author="Ken Otter" w:date="2025-08-06T12:59:00Z" w16du:dateUtc="2025-08-06T19:59:00Z">
        <w:r w:rsidR="00901EFE">
          <w:rPr>
            <w:lang w:eastAsia="zh-TW"/>
          </w:rPr>
          <w:t>excluded</w:t>
        </w:r>
      </w:ins>
      <w:del w:id="24" w:author="Ken Otter" w:date="2025-08-06T12:59:00Z" w16du:dateUtc="2025-08-06T19:59:00Z">
        <w:r w:rsidR="002049B9" w:rsidDel="00901EFE">
          <w:rPr>
            <w:rFonts w:hint="eastAsia"/>
            <w:lang w:eastAsia="zh-TW"/>
          </w:rPr>
          <w:delText>dropped</w:delText>
        </w:r>
      </w:del>
      <w:r w:rsidR="002049B9">
        <w:rPr>
          <w:lang w:eastAsia="zh-TW"/>
        </w:rPr>
        <w:t xml:space="preserve"> data from </w:t>
      </w:r>
      <w:r w:rsidR="002049B9">
        <w:rPr>
          <w:rFonts w:hint="eastAsia"/>
          <w:lang w:eastAsia="zh-TW"/>
        </w:rPr>
        <w:t xml:space="preserve">sites which </w:t>
      </w:r>
      <w:del w:id="25" w:author="Ken Otter" w:date="2025-08-06T12:59:00Z" w16du:dateUtc="2025-08-06T19:59:00Z">
        <w:r w:rsidR="002049B9" w:rsidDel="00901EFE">
          <w:rPr>
            <w:rFonts w:hint="eastAsia"/>
            <w:lang w:eastAsia="zh-TW"/>
          </w:rPr>
          <w:delText xml:space="preserve">have </w:delText>
        </w:r>
      </w:del>
      <w:ins w:id="26" w:author="Ken Otter" w:date="2025-08-06T12:59:00Z" w16du:dateUtc="2025-08-06T19:59:00Z">
        <w:r w:rsidR="00901EFE">
          <w:rPr>
            <w:rFonts w:hint="eastAsia"/>
            <w:lang w:eastAsia="zh-TW"/>
          </w:rPr>
          <w:t>ha</w:t>
        </w:r>
        <w:r w:rsidR="00901EFE">
          <w:rPr>
            <w:lang w:eastAsia="zh-TW"/>
          </w:rPr>
          <w:t>d</w:t>
        </w:r>
        <w:r w:rsidR="00901EFE">
          <w:rPr>
            <w:rFonts w:hint="eastAsia"/>
            <w:lang w:eastAsia="zh-TW"/>
          </w:rPr>
          <w:t xml:space="preserve"> </w:t>
        </w:r>
      </w:ins>
      <w:r w:rsidR="002049B9">
        <w:rPr>
          <w:rFonts w:hint="eastAsia"/>
          <w:lang w:eastAsia="zh-TW"/>
        </w:rPr>
        <w:t xml:space="preserve">less than </w:t>
      </w:r>
      <w:r w:rsidR="002049B9">
        <w:rPr>
          <w:lang w:eastAsia="zh-TW"/>
        </w:rPr>
        <w:t>15</w:t>
      </w:r>
      <w:r w:rsidR="002049B9">
        <w:rPr>
          <w:rFonts w:hint="eastAsia"/>
          <w:lang w:eastAsia="zh-TW"/>
        </w:rPr>
        <w:t xml:space="preserve"> days of ARU </w:t>
      </w:r>
      <w:del w:id="27" w:author="Ken Otter" w:date="2025-08-06T12:59:00Z" w16du:dateUtc="2025-08-06T19:59:00Z">
        <w:r w:rsidR="002049B9" w:rsidDel="00901EFE">
          <w:rPr>
            <w:rFonts w:hint="eastAsia"/>
            <w:lang w:eastAsia="zh-TW"/>
          </w:rPr>
          <w:delText xml:space="preserve">days </w:delText>
        </w:r>
      </w:del>
      <w:ins w:id="28" w:author="Ken Otter" w:date="2025-08-06T12:59:00Z" w16du:dateUtc="2025-08-06T19:59:00Z">
        <w:r w:rsidR="00901EFE">
          <w:rPr>
            <w:lang w:eastAsia="zh-TW"/>
          </w:rPr>
          <w:t>data</w:t>
        </w:r>
        <w:r w:rsidR="00901EFE">
          <w:rPr>
            <w:rFonts w:hint="eastAsia"/>
            <w:lang w:eastAsia="zh-TW"/>
          </w:rPr>
          <w:t xml:space="preserve"> </w:t>
        </w:r>
      </w:ins>
      <w:r w:rsidR="002049B9">
        <w:rPr>
          <w:rFonts w:hint="eastAsia"/>
          <w:lang w:eastAsia="zh-TW"/>
        </w:rPr>
        <w:t>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 xml:space="preserve">each site having an average of 106 ARU </w:t>
      </w:r>
      <w:commentRangeStart w:id="29"/>
      <w:r w:rsidR="004C7831">
        <w:rPr>
          <w:lang w:eastAsia="zh-TW"/>
        </w:rPr>
        <w:t>days</w:t>
      </w:r>
      <w:commentRangeEnd w:id="29"/>
      <w:r w:rsidR="00105EDA">
        <w:rPr>
          <w:rStyle w:val="CommentReference"/>
        </w:rPr>
        <w:commentReference w:id="29"/>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3C5EC868" w:rsidR="0018449A" w:rsidRDefault="00E4152B" w:rsidP="00B067DB">
      <w:pPr>
        <w:rPr>
          <w:lang w:eastAsia="zh-TW"/>
        </w:rPr>
      </w:pPr>
      <w:r>
        <w:t xml:space="preserve">Collected acoustic data were analyzed using the </w:t>
      </w:r>
      <w:proofErr w:type="spellStart"/>
      <w:r>
        <w:t>BirdNET</w:t>
      </w:r>
      <w:proofErr w:type="spellEnd"/>
      <w:r>
        <w:t xml:space="preserve">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del w:id="30" w:author="Ken Otter" w:date="2025-08-06T13:33:00Z" w16du:dateUtc="2025-08-06T20:33:00Z">
        <w:r w:rsidR="0018449A" w:rsidDel="00D81562">
          <w:delText xml:space="preserve">The </w:delText>
        </w:r>
      </w:del>
      <w:ins w:id="31" w:author="Ken Otter" w:date="2025-08-06T13:33:00Z" w16du:dateUtc="2025-08-06T20:33:00Z">
        <w:r w:rsidR="00D81562">
          <w:t xml:space="preserve">An </w:t>
        </w:r>
      </w:ins>
      <w:r w:rsidR="00B725F5">
        <w:rPr>
          <w:rFonts w:hint="eastAsia"/>
          <w:lang w:eastAsia="zh-TW"/>
        </w:rPr>
        <w:t xml:space="preserve">overall </w:t>
      </w:r>
      <w:ins w:id="32" w:author="Ken Otter" w:date="2025-08-06T13:33:00Z" w16du:dateUtc="2025-08-06T20:33:00Z">
        <w:r w:rsidR="00D81562">
          <w:rPr>
            <w:lang w:eastAsia="zh-TW"/>
          </w:rPr>
          <w:t>avian community</w:t>
        </w:r>
      </w:ins>
      <w:del w:id="33" w:author="Ken Otter" w:date="2025-08-06T13:33:00Z" w16du:dateUtc="2025-08-06T20:33:00Z">
        <w:r w:rsidR="0018449A" w:rsidDel="00D81562">
          <w:delText>species</w:delText>
        </w:r>
      </w:del>
      <w:r w:rsidR="0018449A">
        <w:t xml:space="preserve"> list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t>
      </w:r>
      <w:r w:rsidR="0018449A">
        <w:lastRenderedPageBreak/>
        <w:t xml:space="preserve">with the highest confidence scores were manually reviewed. </w:t>
      </w:r>
      <w:del w:id="34" w:author="Ken Otter" w:date="2025-08-06T13:38:00Z" w16du:dateUtc="2025-08-06T20:38:00Z">
        <w:r w:rsidR="0018449A" w:rsidDel="001B7A62">
          <w:delText xml:space="preserve">Categories </w:delText>
        </w:r>
      </w:del>
      <w:ins w:id="35" w:author="Ken Otter" w:date="2025-08-06T13:39:00Z" w16du:dateUtc="2025-08-06T20:39:00Z">
        <w:r w:rsidR="001B7A62">
          <w:t xml:space="preserve">Identified </w:t>
        </w:r>
        <w:r w:rsidR="006E2C4C">
          <w:t>sounds</w:t>
        </w:r>
      </w:ins>
      <w:ins w:id="36" w:author="Ken Otter" w:date="2025-08-06T13:38:00Z" w16du:dateUtc="2025-08-06T20:38:00Z">
        <w:r w:rsidR="001B7A62">
          <w:t xml:space="preserve"> </w:t>
        </w:r>
      </w:ins>
      <w:r w:rsidR="0018449A">
        <w:t xml:space="preserve">with at least one confirmed vocalization were retained, resulting in 136 </w:t>
      </w:r>
      <w:ins w:id="37" w:author="Ken Otter" w:date="2025-08-06T13:38:00Z" w16du:dateUtc="2025-08-06T20:38:00Z">
        <w:r w:rsidR="0039333F">
          <w:t>distinct sound “</w:t>
        </w:r>
      </w:ins>
      <w:r w:rsidR="0018449A">
        <w:t>categories</w:t>
      </w:r>
      <w:ins w:id="38" w:author="Ken Otter" w:date="2025-08-06T13:38:00Z" w16du:dateUtc="2025-08-06T20:38:00Z">
        <w:r w:rsidR="0039333F">
          <w:t>”</w:t>
        </w:r>
      </w:ins>
      <w:r w:rsidR="0018449A">
        <w:t xml:space="preserve">. (2) Non-bird categories, such as Car Engine, Red Squirrel, Wood Frog, and Slender Meadow Katydid, were removed, reducing the list to 129 </w:t>
      </w:r>
      <w:ins w:id="39" w:author="Ken Otter" w:date="2025-08-06T13:39:00Z" w16du:dateUtc="2025-08-06T20:39:00Z">
        <w:r w:rsidR="006E2C4C">
          <w:t xml:space="preserve">potential avian sound </w:t>
        </w:r>
      </w:ins>
      <w:r w:rsidR="0018449A">
        <w:t>categories. (3) Species not listed in the British Columbia Breeding Bird Atlas (</w:t>
      </w:r>
      <w:hyperlink r:id="rId13" w:tgtFrame="_new" w:history="1">
        <w:r w:rsidR="0018449A" w:rsidRPr="00B067DB">
          <w:rPr>
            <w:color w:val="FF0000"/>
          </w:rPr>
          <w:t>https://www.birdatlas.bc.ca/</w:t>
        </w:r>
      </w:hyperlink>
      <w:r w:rsidR="0018449A">
        <w:t xml:space="preserve">), which documents species recorded in the Prince George area since 2008, were excluded, leaving 123 </w:t>
      </w:r>
      <w:ins w:id="40" w:author="Ken Otter" w:date="2025-08-06T13:39:00Z" w16du:dateUtc="2025-08-06T20:39:00Z">
        <w:r w:rsidR="00437E3A">
          <w:t>like</w:t>
        </w:r>
      </w:ins>
      <w:ins w:id="41" w:author="Ken Otter" w:date="2025-08-06T13:40:00Z" w16du:dateUtc="2025-08-06T20:40:00Z">
        <w:r w:rsidR="00437E3A">
          <w:t xml:space="preserve">ly encountered </w:t>
        </w:r>
      </w:ins>
      <w:r w:rsidR="0018449A">
        <w:t xml:space="preserve">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w:t>
      </w:r>
      <w:ins w:id="42" w:author="Ken Otter" w:date="2025-08-06T13:40:00Z" w16du:dateUtc="2025-08-06T20:40:00Z">
        <w:r w:rsidR="009C4CC8">
          <w:t xml:space="preserve">avian </w:t>
        </w:r>
      </w:ins>
      <w:r w:rsidR="0018449A">
        <w:t xml:space="preserve">taxa such as raptors, waterfowl, warblers, sparrows, flycatchers, woodpeckers, owls, and other </w:t>
      </w:r>
      <w:del w:id="43" w:author="Ken Otter" w:date="2025-08-06T13:40:00Z" w16du:dateUtc="2025-08-06T20:40:00Z">
        <w:r w:rsidR="0018449A" w:rsidDel="009C4CC8">
          <w:rPr>
            <w:lang w:eastAsia="zh-TW"/>
          </w:rPr>
          <w:delText>families</w:delText>
        </w:r>
      </w:del>
      <w:ins w:id="44" w:author="Ken Otter" w:date="2025-08-06T13:40:00Z" w16du:dateUtc="2025-08-06T20:40:00Z">
        <w:r w:rsidR="009C4CC8">
          <w:rPr>
            <w:lang w:eastAsia="zh-TW"/>
          </w:rPr>
          <w:t>Families</w:t>
        </w:r>
      </w:ins>
      <w:r w:rsidR="0018449A">
        <w:rPr>
          <w:lang w:eastAsia="zh-TW"/>
        </w:rPr>
        <w:t>.</w:t>
      </w:r>
    </w:p>
    <w:p w14:paraId="7EAC544F" w14:textId="1415E5D4" w:rsidR="00B067DB" w:rsidRPr="00B067DB" w:rsidRDefault="007C3945" w:rsidP="00B067DB">
      <w:pPr>
        <w:rPr>
          <w:lang w:eastAsia="zh-TW"/>
        </w:rPr>
      </w:pPr>
      <w:ins w:id="45" w:author="Ken Otter" w:date="2025-08-06T13:41:00Z" w16du:dateUtc="2025-08-06T20:41:00Z">
        <w:r>
          <w:rPr>
            <w:lang w:eastAsia="zh-TW"/>
          </w:rPr>
          <w:t xml:space="preserve">To focus on a </w:t>
        </w:r>
        <w:r w:rsidR="00D001E9">
          <w:rPr>
            <w:lang w:eastAsia="zh-TW"/>
          </w:rPr>
          <w:t xml:space="preserve">guild with which to compare biodiversity, </w:t>
        </w:r>
        <w:r w:rsidR="00BE76EA">
          <w:rPr>
            <w:lang w:eastAsia="zh-TW"/>
          </w:rPr>
          <w:t xml:space="preserve">we </w:t>
        </w:r>
      </w:ins>
      <w:ins w:id="46" w:author="Ken Otter" w:date="2025-08-06T13:42:00Z" w16du:dateUtc="2025-08-06T20:42:00Z">
        <w:r w:rsidR="00BE76EA">
          <w:rPr>
            <w:lang w:eastAsia="zh-TW"/>
          </w:rPr>
          <w:t xml:space="preserve">further refined this overall </w:t>
        </w:r>
        <w:r w:rsidR="00AF401D">
          <w:rPr>
            <w:lang w:eastAsia="zh-TW"/>
          </w:rPr>
          <w:t xml:space="preserve">list to a target clade of </w:t>
        </w:r>
      </w:ins>
      <w:ins w:id="47" w:author="Ken Otter" w:date="2025-08-06T13:43:00Z" w16du:dateUtc="2025-08-06T20:43:00Z">
        <w:r w:rsidR="00C66843">
          <w:rPr>
            <w:lang w:eastAsia="zh-TW"/>
          </w:rPr>
          <w:t>passerine species that have confirmed breeding records in the study region</w:t>
        </w:r>
        <w:r w:rsidR="002C6810">
          <w:rPr>
            <w:lang w:eastAsia="zh-TW"/>
          </w:rPr>
          <w:t>, and which are known to be vocally active during the dawn chorus period</w:t>
        </w:r>
      </w:ins>
      <w:del w:id="48" w:author="Ken Otter" w:date="2025-08-06T13:44:00Z" w16du:dateUtc="2025-08-06T20:44:00Z">
        <w:r w:rsidR="00B067DB" w:rsidRPr="00B067DB" w:rsidDel="002C6810">
          <w:rPr>
            <w:lang w:eastAsia="zh-TW"/>
          </w:rPr>
          <w:delText>Target species were selected from the overall species list based on the criteria: “breeding, dawn chorus, passerines.”</w:delText>
        </w:r>
      </w:del>
      <w:ins w:id="49" w:author="Ken Otter" w:date="2025-08-06T13:44:00Z" w16du:dateUtc="2025-08-06T20:44:00Z">
        <w:r w:rsidR="002C6810">
          <w:rPr>
            <w:lang w:eastAsia="zh-TW"/>
          </w:rPr>
          <w:t>.</w:t>
        </w:r>
        <w:r w:rsidR="007658B2">
          <w:rPr>
            <w:lang w:eastAsia="zh-TW"/>
          </w:rPr>
          <w:t xml:space="preserve">  </w:t>
        </w:r>
      </w:ins>
      <w:del w:id="50" w:author="Ken Otter" w:date="2025-08-06T13:44:00Z" w16du:dateUtc="2025-08-06T20:44:00Z">
        <w:r w:rsidR="00B067DB" w:rsidRPr="00B067DB" w:rsidDel="007658B2">
          <w:rPr>
            <w:lang w:eastAsia="zh-TW"/>
          </w:rPr>
          <w:delText xml:space="preserve"> </w:delText>
        </w:r>
      </w:del>
      <w:r w:rsidR="00B067DB" w:rsidRPr="00B067DB">
        <w:rPr>
          <w:lang w:eastAsia="zh-TW"/>
        </w:rPr>
        <w:t xml:space="preserve">These criteria were </w:t>
      </w:r>
      <w:del w:id="51" w:author="Ken Otter" w:date="2025-08-06T13:44:00Z" w16du:dateUtc="2025-08-06T20:44:00Z">
        <w:r w:rsidR="00B067DB" w:rsidRPr="00B067DB" w:rsidDel="007658B2">
          <w:rPr>
            <w:lang w:eastAsia="zh-TW"/>
          </w:rPr>
          <w:delText xml:space="preserve">designed </w:delText>
        </w:r>
      </w:del>
      <w:ins w:id="52" w:author="Ken Otter" w:date="2025-08-06T13:44:00Z" w16du:dateUtc="2025-08-06T20:44:00Z">
        <w:r w:rsidR="007658B2">
          <w:rPr>
            <w:lang w:eastAsia="zh-TW"/>
          </w:rPr>
          <w:t xml:space="preserve">used </w:t>
        </w:r>
      </w:ins>
      <w:r w:rsidR="00B067DB" w:rsidRPr="00B067DB">
        <w:rPr>
          <w:lang w:eastAsia="zh-TW"/>
        </w:rPr>
        <w:t>to avoid detection bias given that recordings were scheduled during the dawn chorus of the breeding season</w:t>
      </w:r>
      <w:ins w:id="53" w:author="Ken Otter" w:date="2025-08-06T13:44:00Z" w16du:dateUtc="2025-08-06T20:44:00Z">
        <w:r w:rsidR="00AB6704">
          <w:rPr>
            <w:lang w:eastAsia="zh-TW"/>
          </w:rPr>
          <w:t xml:space="preserve">, and passerines use </w:t>
        </w:r>
      </w:ins>
      <w:ins w:id="54" w:author="Ken Otter" w:date="2025-08-06T13:45:00Z" w16du:dateUtc="2025-08-06T20:45:00Z">
        <w:r w:rsidR="00AB6704">
          <w:rPr>
            <w:lang w:eastAsia="zh-TW"/>
          </w:rPr>
          <w:t xml:space="preserve">song during dawn to advertise </w:t>
        </w:r>
        <w:r w:rsidR="00777033">
          <w:rPr>
            <w:lang w:eastAsia="zh-TW"/>
          </w:rPr>
          <w:t>territorial occupancy and attract mates (</w:t>
        </w:r>
        <w:commentRangeStart w:id="55"/>
        <w:r w:rsidR="00777033">
          <w:rPr>
            <w:lang w:eastAsia="zh-TW"/>
          </w:rPr>
          <w:t>cite</w:t>
        </w:r>
      </w:ins>
      <w:commentRangeEnd w:id="55"/>
      <w:ins w:id="56" w:author="Ken Otter" w:date="2025-08-06T13:47:00Z" w16du:dateUtc="2025-08-06T20:47:00Z">
        <w:r w:rsidR="00087740">
          <w:rPr>
            <w:rStyle w:val="CommentReference"/>
          </w:rPr>
          <w:commentReference w:id="55"/>
        </w:r>
      </w:ins>
      <w:ins w:id="57" w:author="Ken Otter" w:date="2025-08-06T13:45:00Z" w16du:dateUtc="2025-08-06T20:45:00Z">
        <w:r w:rsidR="00777033">
          <w:rPr>
            <w:lang w:eastAsia="zh-TW"/>
          </w:rPr>
          <w:t>)</w:t>
        </w:r>
      </w:ins>
      <w:r w:rsidR="00B067DB" w:rsidRPr="00B067DB">
        <w:rPr>
          <w:lang w:eastAsia="zh-TW"/>
        </w:rPr>
        <w:t>.</w:t>
      </w:r>
      <w:r w:rsidR="00B067DB">
        <w:rPr>
          <w:lang w:eastAsia="zh-TW"/>
        </w:rPr>
        <w:t xml:space="preserve"> </w:t>
      </w:r>
      <w:ins w:id="58" w:author="Ken Otter" w:date="2025-08-06T13:47:00Z" w16du:dateUtc="2025-08-06T20:47:00Z">
        <w:r w:rsidR="009965A5">
          <w:rPr>
            <w:lang w:eastAsia="zh-TW"/>
          </w:rPr>
          <w:t xml:space="preserve">This process identified ____ </w:t>
        </w:r>
        <w:r w:rsidR="00720E10">
          <w:rPr>
            <w:lang w:eastAsia="zh-TW"/>
          </w:rPr>
          <w:t xml:space="preserve">locally breeding passerines across XXXX Families </w:t>
        </w:r>
      </w:ins>
      <w:ins w:id="59" w:author="Ken Otter" w:date="2025-08-06T13:48:00Z" w16du:dateUtc="2025-08-06T20:48:00Z">
        <w:r w:rsidR="00720E10">
          <w:rPr>
            <w:lang w:eastAsia="zh-TW"/>
          </w:rPr>
          <w:t xml:space="preserve">for inclusion in our biodiversity analysis.  </w:t>
        </w:r>
      </w:ins>
      <w:r w:rsidR="00B067DB" w:rsidRPr="00B067DB">
        <w:rPr>
          <w:lang w:eastAsia="zh-TW"/>
        </w:rPr>
        <w:t xml:space="preserve">Species-specific </w:t>
      </w:r>
      <w:proofErr w:type="spellStart"/>
      <w:r w:rsidR="00B067DB" w:rsidRPr="00B067DB">
        <w:rPr>
          <w:lang w:eastAsia="zh-TW"/>
        </w:rPr>
        <w:t>BirdNET</w:t>
      </w:r>
      <w:proofErr w:type="spellEnd"/>
      <w:r w:rsidR="00B067DB" w:rsidRPr="00B067DB">
        <w:rPr>
          <w:lang w:eastAsia="zh-TW"/>
        </w:rPr>
        <w:t xml:space="preserve"> </w:t>
      </w:r>
      <w:ins w:id="60" w:author="Ken Otter" w:date="2025-08-06T13:48:00Z" w16du:dateUtc="2025-08-06T20:48:00Z">
        <w:r w:rsidR="00B53EC9">
          <w:rPr>
            <w:lang w:eastAsia="zh-TW"/>
          </w:rPr>
          <w:t xml:space="preserve">detection </w:t>
        </w:r>
      </w:ins>
      <w:r w:rsidR="00B067DB" w:rsidRPr="00B067DB">
        <w:rPr>
          <w:lang w:eastAsia="zh-TW"/>
        </w:rPr>
        <w:t xml:space="preserve">thresholds were then calculated </w:t>
      </w:r>
      <w:ins w:id="61" w:author="Ken Otter" w:date="2025-08-06T13:48:00Z" w16du:dateUtc="2025-08-06T20:48:00Z">
        <w:r w:rsidR="00B53EC9">
          <w:rPr>
            <w:lang w:eastAsia="zh-TW"/>
          </w:rPr>
          <w:t xml:space="preserve">for each species included in our guild </w:t>
        </w:r>
        <w:r w:rsidR="00B53EC9" w:rsidRPr="00B067DB">
          <w:rPr>
            <w:lang w:eastAsia="zh-TW"/>
          </w:rPr>
          <w:t xml:space="preserve">following the methods of </w:t>
        </w:r>
        <w:r w:rsidR="00B53EC9" w:rsidRPr="00B067DB">
          <w:rPr>
            <w:color w:val="FF0000"/>
            <w:lang w:eastAsia="zh-TW"/>
          </w:rPr>
          <w:t>Tseng et al. (2025)</w:t>
        </w:r>
        <w:r w:rsidR="00B53EC9">
          <w:rPr>
            <w:color w:val="FF0000"/>
            <w:lang w:eastAsia="zh-TW"/>
          </w:rPr>
          <w:t xml:space="preserve"> – this </w:t>
        </w:r>
        <w:r w:rsidR="00557587">
          <w:rPr>
            <w:color w:val="FF0000"/>
            <w:lang w:eastAsia="zh-TW"/>
          </w:rPr>
          <w:t xml:space="preserve">methodology </w:t>
        </w:r>
      </w:ins>
      <w:ins w:id="62" w:author="Ken Otter" w:date="2025-08-06T13:49:00Z" w16du:dateUtc="2025-08-06T20:49:00Z">
        <w:r w:rsidR="00557587">
          <w:rPr>
            <w:color w:val="FF0000"/>
            <w:lang w:eastAsia="zh-TW"/>
          </w:rPr>
          <w:t xml:space="preserve">determines the detection confidence threshold to </w:t>
        </w:r>
      </w:ins>
      <w:ins w:id="63" w:author="Ken Otter" w:date="2025-08-06T14:13:00Z" w16du:dateUtc="2025-08-06T21:13:00Z">
        <w:r w:rsidR="003F6C2B">
          <w:rPr>
            <w:color w:val="FF0000"/>
            <w:lang w:eastAsia="zh-TW"/>
          </w:rPr>
          <w:t xml:space="preserve">accept from </w:t>
        </w:r>
        <w:proofErr w:type="spellStart"/>
        <w:r w:rsidR="003F6C2B">
          <w:rPr>
            <w:color w:val="FF0000"/>
            <w:lang w:eastAsia="zh-TW"/>
          </w:rPr>
          <w:t>BirdNET</w:t>
        </w:r>
        <w:proofErr w:type="spellEnd"/>
        <w:r w:rsidR="003F6C2B">
          <w:rPr>
            <w:color w:val="FF0000"/>
            <w:lang w:eastAsia="zh-TW"/>
          </w:rPr>
          <w:t xml:space="preserve"> output that </w:t>
        </w:r>
        <w:r w:rsidR="00556ACB">
          <w:rPr>
            <w:color w:val="FF0000"/>
            <w:lang w:eastAsia="zh-TW"/>
          </w:rPr>
          <w:t>maximize true-posit</w:t>
        </w:r>
      </w:ins>
      <w:ins w:id="64" w:author="Ken Otter" w:date="2025-08-06T14:14:00Z" w16du:dateUtc="2025-08-06T21:14:00Z">
        <w:r w:rsidR="00556ACB">
          <w:rPr>
            <w:color w:val="FF0000"/>
            <w:lang w:eastAsia="zh-TW"/>
          </w:rPr>
          <w:t xml:space="preserve">ive detections </w:t>
        </w:r>
        <w:r w:rsidR="009937BC">
          <w:rPr>
            <w:color w:val="FF0000"/>
            <w:lang w:eastAsia="zh-TW"/>
          </w:rPr>
          <w:t>while discounting false-positive</w:t>
        </w:r>
      </w:ins>
      <w:del w:id="65" w:author="Ken Otter" w:date="2025-08-06T14:14:00Z" w16du:dateUtc="2025-08-06T21:14:00Z">
        <w:r w:rsidR="00B067DB" w:rsidRPr="00B067DB" w:rsidDel="009937BC">
          <w:rPr>
            <w:lang w:eastAsia="zh-TW"/>
          </w:rPr>
          <w:delText>to retain reliable</w:delText>
        </w:r>
      </w:del>
      <w:r w:rsidR="00B067DB" w:rsidRPr="00B067DB">
        <w:rPr>
          <w:lang w:eastAsia="zh-TW"/>
        </w:rPr>
        <w:t xml:space="preserve"> detections</w:t>
      </w:r>
      <w:del w:id="66" w:author="Ken Otter" w:date="2025-08-06T14:15:00Z" w16du:dateUtc="2025-08-06T21:15:00Z">
        <w:r w:rsidR="00B067DB" w:rsidRPr="00B067DB" w:rsidDel="00C600A0">
          <w:rPr>
            <w:lang w:eastAsia="zh-TW"/>
          </w:rPr>
          <w:delText>,</w:delText>
        </w:r>
      </w:del>
      <w:del w:id="67" w:author="Ken Otter" w:date="2025-08-06T13:48:00Z" w16du:dateUtc="2025-08-06T20:48:00Z">
        <w:r w:rsidR="00B067DB" w:rsidRPr="00B067DB" w:rsidDel="00B53EC9">
          <w:rPr>
            <w:lang w:eastAsia="zh-TW"/>
          </w:rPr>
          <w:delText xml:space="preserve"> following the methods of </w:delText>
        </w:r>
        <w:r w:rsidR="00B067DB" w:rsidRPr="00B067DB" w:rsidDel="00B53EC9">
          <w:rPr>
            <w:color w:val="FF0000"/>
            <w:lang w:eastAsia="zh-TW"/>
          </w:rPr>
          <w:delText xml:space="preserve">Tseng et </w:delText>
        </w:r>
        <w:r w:rsidR="00B067DB" w:rsidRPr="00B067DB" w:rsidDel="00B53EC9">
          <w:rPr>
            <w:color w:val="FF0000"/>
            <w:lang w:eastAsia="zh-TW"/>
          </w:rPr>
          <w:lastRenderedPageBreak/>
          <w:delText>al. (2025)</w:delText>
        </w:r>
      </w:del>
      <w:r w:rsidR="00B067DB" w:rsidRPr="00B067DB">
        <w:rPr>
          <w:lang w:eastAsia="zh-TW"/>
        </w:rPr>
        <w:t>. For each species, stratified sampling was used to select 360 recording segments</w:t>
      </w:r>
      <w:ins w:id="68" w:author="Ken Otter" w:date="2025-08-06T14:16:00Z" w16du:dateUtc="2025-08-06T21:16:00Z">
        <w:r w:rsidR="004C250B">
          <w:rPr>
            <w:lang w:eastAsia="zh-TW"/>
          </w:rPr>
          <w:t xml:space="preserve"> where an individual species was detected by </w:t>
        </w:r>
        <w:proofErr w:type="spellStart"/>
        <w:r w:rsidR="004C250B">
          <w:rPr>
            <w:lang w:eastAsia="zh-TW"/>
          </w:rPr>
          <w:t>BirdNET</w:t>
        </w:r>
      </w:ins>
      <w:proofErr w:type="spellEnd"/>
      <w:r w:rsidR="00B067DB" w:rsidRPr="00B067DB">
        <w:rPr>
          <w:lang w:eastAsia="zh-TW"/>
        </w:rPr>
        <w:t>, with 20 segments drawn from each 0.05 confidence interval bin (ranging from 0.1 to 1.0). Each segment was manually reviewed</w:t>
      </w:r>
      <w:r w:rsidR="00B067DB">
        <w:rPr>
          <w:lang w:eastAsia="zh-TW"/>
        </w:rPr>
        <w:t xml:space="preserve">, </w:t>
      </w:r>
      <w:r w:rsidR="00B067DB" w:rsidRPr="00B067DB">
        <w:rPr>
          <w:lang w:eastAsia="zh-TW"/>
        </w:rPr>
        <w:t xml:space="preserve">either by </w:t>
      </w:r>
      <w:ins w:id="69" w:author="Ken Otter" w:date="2025-08-06T14:16:00Z" w16du:dateUtc="2025-08-06T21:16:00Z">
        <w:r w:rsidR="00DA2077">
          <w:rPr>
            <w:lang w:eastAsia="zh-TW"/>
          </w:rPr>
          <w:t xml:space="preserve">both auditory and </w:t>
        </w:r>
      </w:ins>
      <w:del w:id="70" w:author="Ken Otter" w:date="2025-08-06T14:17:00Z" w16du:dateUtc="2025-08-06T21:17:00Z">
        <w:r w:rsidR="00B067DB" w:rsidRPr="00B067DB" w:rsidDel="00DA2077">
          <w:rPr>
            <w:lang w:eastAsia="zh-TW"/>
          </w:rPr>
          <w:delText xml:space="preserve">listening or through </w:delText>
        </w:r>
      </w:del>
      <w:r w:rsidR="00B067DB" w:rsidRPr="00B067DB">
        <w:rPr>
          <w:lang w:eastAsia="zh-TW"/>
        </w:rPr>
        <w:t>spectrogram analysis</w:t>
      </w:r>
      <w:r w:rsidR="00B067DB">
        <w:rPr>
          <w:lang w:eastAsia="zh-TW"/>
        </w:rPr>
        <w:t xml:space="preserve">, </w:t>
      </w:r>
      <w:r w:rsidR="00B067DB" w:rsidRPr="00B067DB">
        <w:rPr>
          <w:lang w:eastAsia="zh-TW"/>
        </w:rPr>
        <w:t>to classify detections as</w:t>
      </w:r>
      <w:ins w:id="71" w:author="Ken Otter" w:date="2025-08-06T14:17:00Z" w16du:dateUtc="2025-08-06T21:17:00Z">
        <w:r w:rsidR="00DA2077">
          <w:rPr>
            <w:lang w:eastAsia="zh-TW"/>
          </w:rPr>
          <w:t xml:space="preserve"> either</w:t>
        </w:r>
      </w:ins>
      <w:r w:rsidR="00B067DB" w:rsidRPr="00B067DB">
        <w:rPr>
          <w:lang w:eastAsia="zh-TW"/>
        </w:rPr>
        <w:t xml:space="preserve"> true or false positives. For each species, a threshold was selected to achieve a minimum precision of </w:t>
      </w:r>
      <w:commentRangeStart w:id="72"/>
      <w:r w:rsidR="00B067DB" w:rsidRPr="00B067DB">
        <w:rPr>
          <w:lang w:eastAsia="zh-TW"/>
        </w:rPr>
        <w:t xml:space="preserve">0.95, indicating that at least 95% </w:t>
      </w:r>
      <w:commentRangeEnd w:id="72"/>
      <w:r w:rsidR="00E01821">
        <w:rPr>
          <w:rStyle w:val="CommentReference"/>
        </w:rPr>
        <w:commentReference w:id="72"/>
      </w:r>
      <w:r w:rsidR="00B067DB" w:rsidRPr="00B067DB">
        <w:rPr>
          <w:lang w:eastAsia="zh-TW"/>
        </w:rPr>
        <w:t xml:space="preserve">of the retained detections were true positives (see </w:t>
      </w:r>
      <w:r w:rsidR="00B067DB" w:rsidRPr="00B067DB">
        <w:rPr>
          <w:color w:val="FF0000"/>
          <w:lang w:eastAsia="zh-TW"/>
        </w:rPr>
        <w:t xml:space="preserve">Tseng et al. 2025 </w:t>
      </w:r>
      <w:r w:rsidR="00B067DB" w:rsidRPr="00B067DB">
        <w:rPr>
          <w:lang w:eastAsia="zh-TW"/>
        </w:rPr>
        <w:t>for the full workflow).</w:t>
      </w:r>
      <w:r w:rsidR="00B067DB">
        <w:rPr>
          <w:lang w:eastAsia="zh-TW"/>
        </w:rPr>
        <w:t xml:space="preserve"> </w:t>
      </w:r>
      <w:commentRangeStart w:id="73"/>
      <w:r w:rsidR="00B067DB" w:rsidRPr="00B067DB">
        <w:rPr>
          <w:lang w:eastAsia="zh-TW"/>
        </w:rPr>
        <w:t xml:space="preserve">Some species (e.g., Bohemian Waxwing, Brown Creeper, Mountain Chickadee, and White-crowned Sparrow) did not reach this level of precision even at the highest possible threshold and were therefore excluded. </w:t>
      </w:r>
      <w:commentRangeEnd w:id="73"/>
      <w:r w:rsidR="00D718C7">
        <w:rPr>
          <w:rStyle w:val="CommentReference"/>
        </w:rPr>
        <w:commentReference w:id="73"/>
      </w:r>
      <w:r w:rsidR="00B067DB" w:rsidRPr="00B067DB">
        <w:rPr>
          <w:lang w:eastAsia="zh-TW"/>
        </w:rPr>
        <w:t>The final list of target species included 40 passerines (</w:t>
      </w:r>
      <w:r w:rsidR="00B067DB" w:rsidRPr="00B067DB">
        <w:rPr>
          <w:color w:val="FF0000"/>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lastRenderedPageBreak/>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F2D4D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w:t>
                            </w:r>
                            <w:del w:id="74" w:author="Ken Otter" w:date="2025-08-06T14:24:00Z" w16du:dateUtc="2025-08-06T21:24:00Z">
                              <w:r w:rsidR="00B067DB" w:rsidRPr="00B067DB" w:rsidDel="00A954AD">
                                <w:rPr>
                                  <w:rFonts w:asciiTheme="minorHAnsi" w:hAnsiTheme="minorHAnsi" w:cstheme="minorHAnsi"/>
                                  <w:lang w:eastAsia="zh-TW"/>
                                </w:rPr>
                                <w:delText xml:space="preserve">applying </w:delText>
                              </w:r>
                            </w:del>
                            <w:ins w:id="75" w:author="Ken Otter" w:date="2025-08-06T14:24:00Z" w16du:dateUtc="2025-08-06T21:24:00Z">
                              <w:r w:rsidR="00A954AD">
                                <w:rPr>
                                  <w:rFonts w:asciiTheme="minorHAnsi" w:hAnsiTheme="minorHAnsi" w:cstheme="minorHAnsi"/>
                                  <w:lang w:eastAsia="zh-TW"/>
                                </w:rPr>
                                <w:t>determining</w:t>
                              </w:r>
                              <w:r w:rsidR="00A954AD" w:rsidRPr="00B067DB">
                                <w:rPr>
                                  <w:rFonts w:asciiTheme="minorHAnsi" w:hAnsiTheme="minorHAnsi" w:cstheme="minorHAnsi"/>
                                  <w:lang w:eastAsia="zh-TW"/>
                                </w:rPr>
                                <w:t xml:space="preserve"> </w:t>
                              </w:r>
                            </w:ins>
                            <w:r w:rsidR="00B067DB" w:rsidRPr="00B067DB">
                              <w:rPr>
                                <w:rFonts w:asciiTheme="minorHAnsi" w:hAnsiTheme="minorHAnsi" w:cstheme="minorHAnsi"/>
                                <w:lang w:eastAsia="zh-TW"/>
                              </w:rPr>
                              <w:t xml:space="preserve">species-specific </w:t>
                            </w:r>
                            <w:proofErr w:type="spellStart"/>
                            <w:ins w:id="76" w:author="Ken Otter" w:date="2025-08-06T14:23:00Z" w16du:dateUtc="2025-08-06T21:23:00Z">
                              <w:r w:rsidR="00A954AD">
                                <w:rPr>
                                  <w:rFonts w:asciiTheme="minorHAnsi" w:hAnsiTheme="minorHAnsi" w:cstheme="minorHAnsi"/>
                                  <w:lang w:eastAsia="zh-TW"/>
                                </w:rPr>
                                <w:t>BirdNET</w:t>
                              </w:r>
                              <w:proofErr w:type="spellEnd"/>
                              <w:r w:rsidR="00A954AD">
                                <w:rPr>
                                  <w:rFonts w:asciiTheme="minorHAnsi" w:hAnsiTheme="minorHAnsi" w:cstheme="minorHAnsi"/>
                                  <w:lang w:eastAsia="zh-TW"/>
                                </w:rPr>
                                <w:t xml:space="preserve"> </w:t>
                              </w:r>
                              <w:r w:rsidR="00797FB5">
                                <w:rPr>
                                  <w:rFonts w:asciiTheme="minorHAnsi" w:hAnsiTheme="minorHAnsi" w:cstheme="minorHAnsi"/>
                                  <w:lang w:eastAsia="zh-TW"/>
                                </w:rPr>
                                <w:t xml:space="preserve">detection confidence </w:t>
                              </w:r>
                            </w:ins>
                            <w:r w:rsidR="00B067DB" w:rsidRPr="00B067DB">
                              <w:rPr>
                                <w:rFonts w:asciiTheme="minorHAnsi" w:hAnsiTheme="minorHAnsi" w:cstheme="minorHAnsi"/>
                                <w:lang w:eastAsia="zh-TW"/>
                              </w:rPr>
                              <w:t>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F2D4D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w:t>
                      </w:r>
                      <w:del w:id="77" w:author="Ken Otter" w:date="2025-08-06T14:24:00Z" w16du:dateUtc="2025-08-06T21:24:00Z">
                        <w:r w:rsidR="00B067DB" w:rsidRPr="00B067DB" w:rsidDel="00A954AD">
                          <w:rPr>
                            <w:rFonts w:asciiTheme="minorHAnsi" w:hAnsiTheme="minorHAnsi" w:cstheme="minorHAnsi"/>
                            <w:lang w:eastAsia="zh-TW"/>
                          </w:rPr>
                          <w:delText xml:space="preserve">applying </w:delText>
                        </w:r>
                      </w:del>
                      <w:ins w:id="78" w:author="Ken Otter" w:date="2025-08-06T14:24:00Z" w16du:dateUtc="2025-08-06T21:24:00Z">
                        <w:r w:rsidR="00A954AD">
                          <w:rPr>
                            <w:rFonts w:asciiTheme="minorHAnsi" w:hAnsiTheme="minorHAnsi" w:cstheme="minorHAnsi"/>
                            <w:lang w:eastAsia="zh-TW"/>
                          </w:rPr>
                          <w:t>determining</w:t>
                        </w:r>
                        <w:r w:rsidR="00A954AD" w:rsidRPr="00B067DB">
                          <w:rPr>
                            <w:rFonts w:asciiTheme="minorHAnsi" w:hAnsiTheme="minorHAnsi" w:cstheme="minorHAnsi"/>
                            <w:lang w:eastAsia="zh-TW"/>
                          </w:rPr>
                          <w:t xml:space="preserve"> </w:t>
                        </w:r>
                      </w:ins>
                      <w:r w:rsidR="00B067DB" w:rsidRPr="00B067DB">
                        <w:rPr>
                          <w:rFonts w:asciiTheme="minorHAnsi" w:hAnsiTheme="minorHAnsi" w:cstheme="minorHAnsi"/>
                          <w:lang w:eastAsia="zh-TW"/>
                        </w:rPr>
                        <w:t xml:space="preserve">species-specific </w:t>
                      </w:r>
                      <w:proofErr w:type="spellStart"/>
                      <w:ins w:id="79" w:author="Ken Otter" w:date="2025-08-06T14:23:00Z" w16du:dateUtc="2025-08-06T21:23:00Z">
                        <w:r w:rsidR="00A954AD">
                          <w:rPr>
                            <w:rFonts w:asciiTheme="minorHAnsi" w:hAnsiTheme="minorHAnsi" w:cstheme="minorHAnsi"/>
                            <w:lang w:eastAsia="zh-TW"/>
                          </w:rPr>
                          <w:t>BirdNET</w:t>
                        </w:r>
                        <w:proofErr w:type="spellEnd"/>
                        <w:r w:rsidR="00A954AD">
                          <w:rPr>
                            <w:rFonts w:asciiTheme="minorHAnsi" w:hAnsiTheme="minorHAnsi" w:cstheme="minorHAnsi"/>
                            <w:lang w:eastAsia="zh-TW"/>
                          </w:rPr>
                          <w:t xml:space="preserve"> </w:t>
                        </w:r>
                        <w:r w:rsidR="00797FB5">
                          <w:rPr>
                            <w:rFonts w:asciiTheme="minorHAnsi" w:hAnsiTheme="minorHAnsi" w:cstheme="minorHAnsi"/>
                            <w:lang w:eastAsia="zh-TW"/>
                          </w:rPr>
                          <w:t xml:space="preserve">detection confidence </w:t>
                        </w:r>
                      </w:ins>
                      <w:r w:rsidR="00B067DB" w:rsidRPr="00B067DB">
                        <w:rPr>
                          <w:rFonts w:asciiTheme="minorHAnsi" w:hAnsiTheme="minorHAnsi" w:cstheme="minorHAnsi"/>
                          <w:lang w:eastAsia="zh-TW"/>
                        </w:rPr>
                        <w:t>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0"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 xml:space="preserve">No. </w:t>
            </w:r>
            <w:commentRangeStart w:id="81"/>
            <w:r w:rsidRPr="008728B2">
              <w:rPr>
                <w:rFonts w:asciiTheme="minorHAnsi" w:hAnsiTheme="minorHAnsi" w:cstheme="minorHAnsi"/>
                <w:szCs w:val="24"/>
              </w:rPr>
              <w:t>sites</w:t>
            </w:r>
            <w:commentRangeEnd w:id="81"/>
            <w:r w:rsidR="008E2DC2">
              <w:rPr>
                <w:rStyle w:val="CommentReference"/>
              </w:rPr>
              <w:commentReference w:id="81"/>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2"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3"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4"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5"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6"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7"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8"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89"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0"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1"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2"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3"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4"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5"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6"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7"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8"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99"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0"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1"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2"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3"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4"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5"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6"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7"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8"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09"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0"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1"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2"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3"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4"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5"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6"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7"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8"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19"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20"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pPr>
              <w:autoSpaceDE w:val="0"/>
              <w:autoSpaceDN w:val="0"/>
              <w:adjustRightInd w:val="0"/>
              <w:spacing w:after="0" w:line="276" w:lineRule="auto"/>
              <w:rPr>
                <w:rFonts w:asciiTheme="minorHAnsi" w:hAnsiTheme="minorHAnsi" w:cstheme="minorHAnsi"/>
                <w:szCs w:val="24"/>
              </w:rPr>
              <w:pPrChange w:id="121" w:author="Ken Otter" w:date="2025-08-06T14:24:00Z" w16du:dateUtc="2025-08-06T21:24:00Z">
                <w:pPr>
                  <w:autoSpaceDE w:val="0"/>
                  <w:autoSpaceDN w:val="0"/>
                  <w:adjustRightInd w:val="0"/>
                  <w:spacing w:after="0" w:line="276" w:lineRule="auto"/>
                  <w:jc w:val="center"/>
                </w:pPr>
              </w:pPrChange>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33750055" w14:textId="2C64782A" w:rsidR="00274F1E" w:rsidRPr="00274F1E"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Direct comparisons of observed species richness across sites (i.e., the number of coloured cells in each column of </w:t>
      </w:r>
      <w:r w:rsidRPr="00274F1E">
        <w:rPr>
          <w:color w:val="FF0000"/>
          <w:lang w:eastAsia="zh-TW"/>
        </w:rPr>
        <w:t xml:space="preserve">Fig. </w:t>
      </w:r>
      <w:commentRangeStart w:id="122"/>
      <w:r w:rsidRPr="00274F1E">
        <w:rPr>
          <w:color w:val="FF0000"/>
          <w:lang w:eastAsia="zh-TW"/>
        </w:rPr>
        <w:t>2</w:t>
      </w:r>
      <w:commentRangeEnd w:id="122"/>
      <w:r w:rsidR="00630057">
        <w:rPr>
          <w:rStyle w:val="CommentReference"/>
        </w:rPr>
        <w:commentReference w:id="122"/>
      </w:r>
      <w:r w:rsidRPr="00274F1E">
        <w:rPr>
          <w:lang w:eastAsia="zh-TW"/>
        </w:rPr>
        <w:t>) can be misleading, as survey effort (i.e., number of ARU days) varied among sites. To account for this variation, we used asymptotic richness estimates as a standardized measure of site-level diversity (</w:t>
      </w:r>
      <w:r w:rsidRPr="00274F1E">
        <w:rPr>
          <w:color w:val="FF0000"/>
          <w:lang w:eastAsia="zh-TW"/>
        </w:rPr>
        <w:t>Chao 2014</w:t>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R package (</w:t>
      </w:r>
      <w:r w:rsidRPr="00274F1E">
        <w:rPr>
          <w:color w:val="FF0000"/>
          <w:lang w:eastAsia="zh-TW"/>
        </w:rPr>
        <w:t>cite</w:t>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14"/>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4D171450" w:rsidR="00110D2A" w:rsidRDefault="00D63E27" w:rsidP="004B5EBC">
      <w:commentRangeStart w:id="123"/>
      <w:r w:rsidRPr="00D63E27">
        <w:t xml:space="preserve">LiDAR data were collected in 2015 </w:t>
      </w:r>
      <w:commentRangeEnd w:id="123"/>
      <w:r w:rsidR="00630057">
        <w:rPr>
          <w:rStyle w:val="CommentReference"/>
        </w:rPr>
        <w:commentReference w:id="123"/>
      </w:r>
      <w:r w:rsidRPr="00D63E27">
        <w:t xml:space="preserve">during the leaf-off season, with a point density of </w:t>
      </w:r>
      <w:r w:rsidRPr="00D63E27">
        <w:rPr>
          <w:color w:val="FF0000"/>
        </w:rPr>
        <w:t>XYZ</w:t>
      </w:r>
      <w:r w:rsidRPr="00D63E27">
        <w:t xml:space="preserve">. </w:t>
      </w:r>
      <w:commentRangeStart w:id="124"/>
      <w:ins w:id="125" w:author="Ken Otter" w:date="2025-08-06T14:27:00Z" w16du:dateUtc="2025-08-06T21:27:00Z">
        <w:r w:rsidR="00B533CA">
          <w:t xml:space="preserve">As all sites </w:t>
        </w:r>
      </w:ins>
      <w:ins w:id="126" w:author="Ken Otter" w:date="2025-08-06T14:28:00Z" w16du:dateUtc="2025-08-06T21:28:00Z">
        <w:r w:rsidR="00B533CA">
          <w:t>in the study ha</w:t>
        </w:r>
        <w:r w:rsidR="00637439">
          <w:t xml:space="preserve">d not undergone significant disturbance since 2015, </w:t>
        </w:r>
        <w:r w:rsidR="00892351">
          <w:t xml:space="preserve">they should reflect the same relative habitat </w:t>
        </w:r>
      </w:ins>
      <w:ins w:id="127" w:author="Ken Otter" w:date="2025-08-06T14:29:00Z" w16du:dateUtc="2025-08-06T21:29:00Z">
        <w:r w:rsidR="00892351">
          <w:t>composition</w:t>
        </w:r>
        <w:r w:rsidR="00600E87">
          <w:t xml:space="preserve">/shifts to allow the use of the 2015 assessment.  </w:t>
        </w:r>
      </w:ins>
      <w:commentRangeEnd w:id="124"/>
      <w:ins w:id="128" w:author="Ken Otter" w:date="2025-08-06T14:34:00Z" w16du:dateUtc="2025-08-06T21:34:00Z">
        <w:r w:rsidR="009B4EF6">
          <w:rPr>
            <w:rStyle w:val="CommentReference"/>
          </w:rPr>
          <w:commentReference w:id="124"/>
        </w:r>
      </w:ins>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del w:id="129" w:author="Ken Otter" w:date="2025-08-06T14:33:00Z" w16du:dateUtc="2025-08-06T21:33:00Z">
        <w:r w:rsidRPr="00D63E27" w:rsidDel="009B4EF6">
          <w:delText xml:space="preserve">. </w:delText>
        </w:r>
      </w:del>
      <w:ins w:id="130" w:author="Ken Otter" w:date="2025-08-06T14:33:00Z" w16du:dateUtc="2025-08-06T21:33:00Z">
        <w:r w:rsidR="009B4EF6">
          <w:t xml:space="preserve"> - p</w:t>
        </w:r>
        <w:r w:rsidR="00CE71AD">
          <w:t>revious playback analyses conducted in the area suggest the detection radi</w:t>
        </w:r>
        <w:r w:rsidR="009B4EF6">
          <w:t>us of the ARUs is approximately 100m for</w:t>
        </w:r>
      </w:ins>
      <w:ins w:id="131" w:author="Ken Otter" w:date="2025-08-06T14:34:00Z" w16du:dateUtc="2025-08-06T21:34:00Z">
        <w:r w:rsidR="009B4EF6">
          <w:t xml:space="preserve"> passerines in this study (</w:t>
        </w:r>
        <w:commentRangeStart w:id="132"/>
        <w:r w:rsidR="009B4EF6">
          <w:t>Wong 2022</w:t>
        </w:r>
        <w:commentRangeEnd w:id="132"/>
        <w:r w:rsidR="009B4EF6">
          <w:rPr>
            <w:rStyle w:val="CommentReference"/>
          </w:rPr>
          <w:commentReference w:id="132"/>
        </w:r>
        <w:r w:rsidR="009B4EF6">
          <w:t>).</w:t>
        </w:r>
      </w:ins>
      <w:ins w:id="133" w:author="Ken Otter" w:date="2025-08-06T14:33:00Z" w16du:dateUtc="2025-08-06T21:33:00Z">
        <w:r w:rsidR="009B4EF6">
          <w:t xml:space="preserve"> </w:t>
        </w:r>
      </w:ins>
      <w:r w:rsidRPr="00D63E27">
        <w:t>A total of</w:t>
      </w:r>
      <w:r w:rsidR="00206295">
        <w:t xml:space="preserve"> 17 </w:t>
      </w:r>
      <w:r w:rsidRPr="00D63E27">
        <w:t xml:space="preserve">LiDAR-derived variables were considered as candidate covariates (Table 3). These covariates were classified following the framework outlined in </w:t>
      </w:r>
      <w:proofErr w:type="spellStart"/>
      <w:r w:rsidRPr="00D63E27">
        <w:t>Bakx</w:t>
      </w:r>
      <w:proofErr w:type="spellEnd"/>
      <w:r w:rsidRPr="00D63E27">
        <w:t xml:space="preserve"> et al. (2018), which highlights canopy structure and total vegetation metrics as the </w:t>
      </w:r>
      <w:proofErr w:type="gramStart"/>
      <w:r w:rsidRPr="00D63E27">
        <w:t>most commonly associated</w:t>
      </w:r>
      <w:proofErr w:type="gramEnd"/>
      <w:r w:rsidRPr="00D63E27">
        <w:t xml:space="preserve"> with bird species richness (see Fig. 4 in </w:t>
      </w:r>
      <w:proofErr w:type="spellStart"/>
      <w:r w:rsidRPr="00D63E27">
        <w:t>Bakx</w:t>
      </w:r>
      <w:proofErr w:type="spellEnd"/>
      <w:r w:rsidRPr="00D63E27">
        <w:t xml:space="preserve"> et al. 2018).</w:t>
      </w:r>
    </w:p>
    <w:p w14:paraId="164762A7" w14:textId="3B301ECF"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w:t>
      </w:r>
      <w:commentRangeStart w:id="134"/>
      <w:r w:rsidRPr="00D63E27">
        <w:t xml:space="preserve">all possible linear combinations </w:t>
      </w:r>
      <w:commentRangeEnd w:id="134"/>
      <w:r w:rsidR="004B2FF6">
        <w:rPr>
          <w:rStyle w:val="CommentReference"/>
        </w:rPr>
        <w:commentReference w:id="134"/>
      </w:r>
      <w:r w:rsidRPr="00D63E27">
        <w:t xml:space="preserve">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 (</w:t>
      </w:r>
      <w:r w:rsidRPr="00206295">
        <w:rPr>
          <w:color w:val="FF0000"/>
        </w:rPr>
        <w:t>cite</w:t>
      </w:r>
      <w:r w:rsidRPr="00D63E27">
        <w:t xml:space="preserve">), specifically the </w:t>
      </w:r>
      <w:proofErr w:type="spellStart"/>
      <w:proofErr w:type="gramStart"/>
      <w:r w:rsidR="00206295" w:rsidRPr="00206295">
        <w:rPr>
          <w:i/>
          <w:iCs/>
        </w:rPr>
        <w:t>MuMIn</w:t>
      </w:r>
      <w:proofErr w:type="spellEnd"/>
      <w:r w:rsidR="00206295" w:rsidRPr="00206295">
        <w:rPr>
          <w:i/>
          <w:iCs/>
        </w:rPr>
        <w:t>::</w:t>
      </w:r>
      <w:r w:rsidRPr="00206295">
        <w:rPr>
          <w:i/>
          <w:iCs/>
        </w:rPr>
        <w:t>dredge(</w:t>
      </w:r>
      <w:proofErr w:type="gramEnd"/>
      <w:r w:rsidRPr="00206295">
        <w:rPr>
          <w:i/>
          <w:iCs/>
        </w:rPr>
        <w:t>)</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Change w:id="135">
          <w:tblGrid>
            <w:gridCol w:w="1475"/>
            <w:gridCol w:w="2409"/>
            <w:gridCol w:w="5476"/>
          </w:tblGrid>
        </w:tblGridChange>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lastRenderedPageBreak/>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AC7D26">
        <w:tblPrEx>
          <w:tblW w:w="9360" w:type="dxa"/>
          <w:tblInd w:w="85" w:type="dxa"/>
          <w:tblLayout w:type="fixed"/>
          <w:tblCellMar>
            <w:left w:w="0" w:type="dxa"/>
            <w:right w:w="0" w:type="dxa"/>
          </w:tblCellMar>
          <w:tblLook w:val="0000" w:firstRow="0" w:lastRow="0" w:firstColumn="0" w:lastColumn="0" w:noHBand="0" w:noVBand="0"/>
          <w:tblPrExChange w:id="136"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val="restart"/>
            <w:tcBorders>
              <w:top w:val="nil"/>
              <w:left w:val="nil"/>
              <w:right w:val="nil"/>
            </w:tcBorders>
            <w:tcMar>
              <w:top w:w="25" w:type="dxa"/>
              <w:left w:w="85" w:type="dxa"/>
              <w:bottom w:w="25" w:type="dxa"/>
              <w:right w:w="85" w:type="dxa"/>
            </w:tcMar>
            <w:tcPrChange w:id="137" w:author="Ken Otter" w:date="2025-08-06T14:40:00Z" w16du:dateUtc="2025-08-06T21:40:00Z">
              <w:tcPr>
                <w:tcW w:w="1475" w:type="dxa"/>
                <w:vMerge w:val="restart"/>
                <w:tcBorders>
                  <w:top w:val="nil"/>
                  <w:left w:val="nil"/>
                  <w:right w:val="nil"/>
                </w:tcBorders>
                <w:tcMar>
                  <w:top w:w="25" w:type="dxa"/>
                  <w:left w:w="85" w:type="dxa"/>
                  <w:bottom w:w="25" w:type="dxa"/>
                  <w:right w:w="85" w:type="dxa"/>
                </w:tcMar>
                <w:vAlign w:val="center"/>
              </w:tcPr>
            </w:tcPrChange>
          </w:tcPr>
          <w:p w14:paraId="0E262085" w14:textId="77777777" w:rsidR="00562982"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commentRangeStart w:id="138"/>
            <w:r>
              <w:rPr>
                <w:rFonts w:asciiTheme="minorHAnsi" w:eastAsiaTheme="minorEastAsia" w:hAnsiTheme="minorHAnsi" w:cstheme="minorHAnsi"/>
                <w:szCs w:val="24"/>
                <w:lang w:eastAsia="zh-TW"/>
              </w:rPr>
              <w:t>Topography</w:t>
            </w:r>
            <w:commentRangeEnd w:id="138"/>
            <w:r w:rsidR="00700EE1">
              <w:rPr>
                <w:rStyle w:val="CommentReference"/>
              </w:rPr>
              <w:commentReference w:id="138"/>
            </w:r>
            <w:r>
              <w:rPr>
                <w:rFonts w:asciiTheme="minorHAnsi" w:eastAsiaTheme="minorEastAsia" w:hAnsiTheme="minorHAnsi" w:cstheme="minorHAnsi"/>
                <w:szCs w:val="24"/>
                <w:lang w:eastAsia="zh-TW"/>
              </w:rPr>
              <w:t>/</w:t>
            </w:r>
          </w:p>
          <w:p w14:paraId="1AE7518F" w14:textId="2296CC3E"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Change w:id="139"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Change w:id="140"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AC7D26">
        <w:tblPrEx>
          <w:tblW w:w="9360" w:type="dxa"/>
          <w:tblInd w:w="85" w:type="dxa"/>
          <w:tblLayout w:type="fixed"/>
          <w:tblCellMar>
            <w:left w:w="0" w:type="dxa"/>
            <w:right w:w="0" w:type="dxa"/>
          </w:tblCellMar>
          <w:tblLook w:val="0000" w:firstRow="0" w:lastRow="0" w:firstColumn="0" w:lastColumn="0" w:noHBand="0" w:noVBand="0"/>
          <w:tblPrExChange w:id="141"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42"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3ED9AA1B" w14:textId="3D70EA13"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43"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Change w:id="144"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AC7D26">
        <w:tblPrEx>
          <w:tblW w:w="9360" w:type="dxa"/>
          <w:tblInd w:w="85" w:type="dxa"/>
          <w:tblLayout w:type="fixed"/>
          <w:tblCellMar>
            <w:left w:w="0" w:type="dxa"/>
            <w:right w:w="0" w:type="dxa"/>
          </w:tblCellMar>
          <w:tblLook w:val="0000" w:firstRow="0" w:lastRow="0" w:firstColumn="0" w:lastColumn="0" w:noHBand="0" w:noVBand="0"/>
          <w:tblPrExChange w:id="145"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46"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2FE217F7" w14:textId="7E0AF195"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47"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Change w:id="148"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AC7D26">
        <w:tblPrEx>
          <w:tblW w:w="9360" w:type="dxa"/>
          <w:tblInd w:w="85" w:type="dxa"/>
          <w:tblLayout w:type="fixed"/>
          <w:tblCellMar>
            <w:left w:w="0" w:type="dxa"/>
            <w:right w:w="0" w:type="dxa"/>
          </w:tblCellMar>
          <w:tblLook w:val="0000" w:firstRow="0" w:lastRow="0" w:firstColumn="0" w:lastColumn="0" w:noHBand="0" w:noVBand="0"/>
          <w:tblPrExChange w:id="149"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50"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2F67B7FE" w14:textId="4EC0839D"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51"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Change w:id="152"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AC7D26">
        <w:tblPrEx>
          <w:tblW w:w="9360" w:type="dxa"/>
          <w:tblInd w:w="85" w:type="dxa"/>
          <w:tblLayout w:type="fixed"/>
          <w:tblCellMar>
            <w:left w:w="0" w:type="dxa"/>
            <w:right w:w="0" w:type="dxa"/>
          </w:tblCellMar>
          <w:tblLook w:val="0000" w:firstRow="0" w:lastRow="0" w:firstColumn="0" w:lastColumn="0" w:noHBand="0" w:noVBand="0"/>
          <w:tblPrExChange w:id="153"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54"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246B76AB" w14:textId="77777777" w:rsidR="00CE60EE" w:rsidRPr="00342396" w:rsidRDefault="00CE60EE"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55"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Change w:id="156"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AC7D26">
        <w:tblPrEx>
          <w:tblW w:w="9360" w:type="dxa"/>
          <w:tblInd w:w="85" w:type="dxa"/>
          <w:tblLayout w:type="fixed"/>
          <w:tblCellMar>
            <w:left w:w="0" w:type="dxa"/>
            <w:right w:w="0" w:type="dxa"/>
          </w:tblCellMar>
          <w:tblLook w:val="0000" w:firstRow="0" w:lastRow="0" w:firstColumn="0" w:lastColumn="0" w:noHBand="0" w:noVBand="0"/>
          <w:tblPrExChange w:id="157"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bottom w:val="single" w:sz="4" w:space="0" w:color="auto"/>
              <w:right w:val="nil"/>
            </w:tcBorders>
            <w:tcMar>
              <w:top w:w="25" w:type="dxa"/>
              <w:left w:w="85" w:type="dxa"/>
              <w:bottom w:w="25" w:type="dxa"/>
              <w:right w:w="85" w:type="dxa"/>
            </w:tcMar>
            <w:tcPrChange w:id="158" w:author="Ken Otter" w:date="2025-08-06T14:40:00Z" w16du:dateUtc="2025-08-06T21:40:00Z">
              <w:tcPr>
                <w:tcW w:w="1475" w:type="dxa"/>
                <w:vMerge/>
                <w:tcBorders>
                  <w:left w:val="nil"/>
                  <w:bottom w:val="single" w:sz="4" w:space="0" w:color="auto"/>
                  <w:right w:val="nil"/>
                </w:tcBorders>
                <w:tcMar>
                  <w:top w:w="25" w:type="dxa"/>
                  <w:left w:w="85" w:type="dxa"/>
                  <w:bottom w:w="25" w:type="dxa"/>
                  <w:right w:w="85" w:type="dxa"/>
                </w:tcMar>
                <w:vAlign w:val="center"/>
              </w:tcPr>
            </w:tcPrChange>
          </w:tcPr>
          <w:p w14:paraId="6D3110ED" w14:textId="23FEC824"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Change w:id="159" w:author="Ken Otter" w:date="2025-08-06T14:40:00Z" w16du:dateUtc="2025-08-06T21:40:00Z">
              <w:tcPr>
                <w:tcW w:w="2409" w:type="dxa"/>
                <w:tcBorders>
                  <w:top w:val="nil"/>
                  <w:left w:val="nil"/>
                  <w:bottom w:val="single" w:sz="4" w:space="0" w:color="auto"/>
                  <w:right w:val="nil"/>
                </w:tcBorders>
                <w:tcMar>
                  <w:top w:w="25" w:type="dxa"/>
                  <w:left w:w="85" w:type="dxa"/>
                  <w:bottom w:w="25" w:type="dxa"/>
                  <w:right w:w="85" w:type="dxa"/>
                </w:tcMar>
                <w:vAlign w:val="center"/>
              </w:tcPr>
            </w:tcPrChange>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Change w:id="160" w:author="Ken Otter" w:date="2025-08-06T14:40:00Z" w16du:dateUtc="2025-08-06T21:40:00Z">
              <w:tcPr>
                <w:tcW w:w="5476" w:type="dxa"/>
                <w:tcBorders>
                  <w:top w:val="nil"/>
                  <w:left w:val="nil"/>
                  <w:bottom w:val="single" w:sz="4" w:space="0" w:color="auto"/>
                  <w:right w:val="nil"/>
                </w:tcBorders>
                <w:tcMar>
                  <w:top w:w="25" w:type="dxa"/>
                  <w:left w:w="85" w:type="dxa"/>
                  <w:bottom w:w="25" w:type="dxa"/>
                  <w:right w:w="85" w:type="dxa"/>
                </w:tcMar>
                <w:vAlign w:val="center"/>
              </w:tcPr>
            </w:tcPrChange>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AC7D26">
        <w:tblPrEx>
          <w:tblW w:w="9360" w:type="dxa"/>
          <w:tblInd w:w="85" w:type="dxa"/>
          <w:tblLayout w:type="fixed"/>
          <w:tblCellMar>
            <w:left w:w="0" w:type="dxa"/>
            <w:right w:w="0" w:type="dxa"/>
          </w:tblCellMar>
          <w:tblLook w:val="0000" w:firstRow="0" w:lastRow="0" w:firstColumn="0" w:lastColumn="0" w:noHBand="0" w:noVBand="0"/>
          <w:tblPrExChange w:id="161"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val="restart"/>
            <w:tcBorders>
              <w:top w:val="single" w:sz="4" w:space="0" w:color="auto"/>
              <w:left w:val="nil"/>
              <w:right w:val="nil"/>
            </w:tcBorders>
            <w:tcMar>
              <w:top w:w="25" w:type="dxa"/>
              <w:left w:w="85" w:type="dxa"/>
              <w:bottom w:w="25" w:type="dxa"/>
              <w:right w:w="85" w:type="dxa"/>
            </w:tcMar>
            <w:tcPrChange w:id="162" w:author="Ken Otter" w:date="2025-08-06T14:40:00Z" w16du:dateUtc="2025-08-06T21:40:00Z">
              <w:tcPr>
                <w:tcW w:w="1475" w:type="dxa"/>
                <w:vMerge w:val="restart"/>
                <w:tcBorders>
                  <w:top w:val="single" w:sz="4" w:space="0" w:color="auto"/>
                  <w:left w:val="nil"/>
                  <w:right w:val="nil"/>
                </w:tcBorders>
                <w:tcMar>
                  <w:top w:w="25" w:type="dxa"/>
                  <w:left w:w="85" w:type="dxa"/>
                  <w:bottom w:w="25" w:type="dxa"/>
                  <w:right w:w="85" w:type="dxa"/>
                </w:tcMar>
                <w:vAlign w:val="center"/>
              </w:tcPr>
            </w:tcPrChange>
          </w:tcPr>
          <w:p w14:paraId="1FBEDA97" w14:textId="4790D041"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Change w:id="163" w:author="Ken Otter" w:date="2025-08-06T14:40:00Z" w16du:dateUtc="2025-08-06T21:40:00Z">
              <w:tcPr>
                <w:tcW w:w="2409" w:type="dxa"/>
                <w:tcBorders>
                  <w:top w:val="single" w:sz="4" w:space="0" w:color="auto"/>
                  <w:left w:val="nil"/>
                  <w:bottom w:val="nil"/>
                  <w:right w:val="nil"/>
                </w:tcBorders>
                <w:tcMar>
                  <w:top w:w="25" w:type="dxa"/>
                  <w:left w:w="85" w:type="dxa"/>
                  <w:bottom w:w="25" w:type="dxa"/>
                  <w:right w:w="85" w:type="dxa"/>
                </w:tcMar>
                <w:vAlign w:val="center"/>
              </w:tcPr>
            </w:tcPrChange>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Change w:id="164" w:author="Ken Otter" w:date="2025-08-06T14:40:00Z" w16du:dateUtc="2025-08-06T21:40:00Z">
              <w:tcPr>
                <w:tcW w:w="5476" w:type="dxa"/>
                <w:tcBorders>
                  <w:top w:val="single" w:sz="4" w:space="0" w:color="auto"/>
                  <w:left w:val="nil"/>
                  <w:bottom w:val="nil"/>
                  <w:right w:val="nil"/>
                </w:tcBorders>
                <w:tcMar>
                  <w:top w:w="25" w:type="dxa"/>
                  <w:left w:w="85" w:type="dxa"/>
                  <w:bottom w:w="25" w:type="dxa"/>
                  <w:right w:w="85" w:type="dxa"/>
                </w:tcMar>
                <w:vAlign w:val="center"/>
              </w:tcPr>
            </w:tcPrChange>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AC7D26">
        <w:tblPrEx>
          <w:tblW w:w="9360" w:type="dxa"/>
          <w:tblInd w:w="85" w:type="dxa"/>
          <w:tblLayout w:type="fixed"/>
          <w:tblCellMar>
            <w:left w:w="0" w:type="dxa"/>
            <w:right w:w="0" w:type="dxa"/>
          </w:tblCellMar>
          <w:tblLook w:val="0000" w:firstRow="0" w:lastRow="0" w:firstColumn="0" w:lastColumn="0" w:noHBand="0" w:noVBand="0"/>
          <w:tblPrExChange w:id="165"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66"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4EFEF846" w14:textId="09A414B0" w:rsidR="00AA1920" w:rsidRPr="00342396" w:rsidRDefault="00AA1920"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67"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Change w:id="168"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AC7D26">
        <w:tblPrEx>
          <w:tblW w:w="9360" w:type="dxa"/>
          <w:tblInd w:w="85" w:type="dxa"/>
          <w:tblLayout w:type="fixed"/>
          <w:tblCellMar>
            <w:left w:w="0" w:type="dxa"/>
            <w:right w:w="0" w:type="dxa"/>
          </w:tblCellMar>
          <w:tblLook w:val="0000" w:firstRow="0" w:lastRow="0" w:firstColumn="0" w:lastColumn="0" w:noHBand="0" w:noVBand="0"/>
          <w:tblPrExChange w:id="169"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70"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4F9B0710" w14:textId="76BA474D"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71"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Change w:id="172"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AC7D26">
        <w:tblPrEx>
          <w:tblW w:w="9360" w:type="dxa"/>
          <w:tblInd w:w="85" w:type="dxa"/>
          <w:tblLayout w:type="fixed"/>
          <w:tblCellMar>
            <w:left w:w="0" w:type="dxa"/>
            <w:right w:w="0" w:type="dxa"/>
          </w:tblCellMar>
          <w:tblLook w:val="0000" w:firstRow="0" w:lastRow="0" w:firstColumn="0" w:lastColumn="0" w:noHBand="0" w:noVBand="0"/>
          <w:tblPrExChange w:id="173"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right w:val="nil"/>
            </w:tcBorders>
            <w:tcMar>
              <w:top w:w="25" w:type="dxa"/>
              <w:left w:w="85" w:type="dxa"/>
              <w:bottom w:w="25" w:type="dxa"/>
              <w:right w:w="85" w:type="dxa"/>
            </w:tcMar>
            <w:tcPrChange w:id="174" w:author="Ken Otter" w:date="2025-08-06T14:40:00Z" w16du:dateUtc="2025-08-06T21:40:00Z">
              <w:tcPr>
                <w:tcW w:w="1475" w:type="dxa"/>
                <w:vMerge/>
                <w:tcBorders>
                  <w:left w:val="nil"/>
                  <w:right w:val="nil"/>
                </w:tcBorders>
                <w:tcMar>
                  <w:top w:w="25" w:type="dxa"/>
                  <w:left w:w="85" w:type="dxa"/>
                  <w:bottom w:w="25" w:type="dxa"/>
                  <w:right w:w="85" w:type="dxa"/>
                </w:tcMar>
                <w:vAlign w:val="center"/>
              </w:tcPr>
            </w:tcPrChange>
          </w:tcPr>
          <w:p w14:paraId="6ADD9A4C" w14:textId="7712DBCA"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Change w:id="175" w:author="Ken Otter" w:date="2025-08-06T14:40:00Z" w16du:dateUtc="2025-08-06T21:40:00Z">
              <w:tcPr>
                <w:tcW w:w="2409" w:type="dxa"/>
                <w:tcBorders>
                  <w:top w:val="nil"/>
                  <w:left w:val="nil"/>
                  <w:bottom w:val="nil"/>
                  <w:right w:val="nil"/>
                </w:tcBorders>
                <w:tcMar>
                  <w:top w:w="25" w:type="dxa"/>
                  <w:left w:w="85" w:type="dxa"/>
                  <w:bottom w:w="25" w:type="dxa"/>
                  <w:right w:w="85" w:type="dxa"/>
                </w:tcMar>
                <w:vAlign w:val="center"/>
              </w:tcPr>
            </w:tcPrChange>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Change w:id="176" w:author="Ken Otter" w:date="2025-08-06T14:40:00Z" w16du:dateUtc="2025-08-06T21:40:00Z">
              <w:tcPr>
                <w:tcW w:w="5476" w:type="dxa"/>
                <w:tcBorders>
                  <w:top w:val="nil"/>
                  <w:left w:val="nil"/>
                  <w:bottom w:val="nil"/>
                  <w:right w:val="nil"/>
                </w:tcBorders>
                <w:tcMar>
                  <w:top w:w="25" w:type="dxa"/>
                  <w:left w:w="85" w:type="dxa"/>
                  <w:bottom w:w="25" w:type="dxa"/>
                  <w:right w:w="85" w:type="dxa"/>
                </w:tcMar>
                <w:vAlign w:val="center"/>
              </w:tcPr>
            </w:tcPrChange>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AC7D26">
        <w:tblPrEx>
          <w:tblW w:w="9360" w:type="dxa"/>
          <w:tblInd w:w="85" w:type="dxa"/>
          <w:tblLayout w:type="fixed"/>
          <w:tblCellMar>
            <w:left w:w="0" w:type="dxa"/>
            <w:right w:w="0" w:type="dxa"/>
          </w:tblCellMar>
          <w:tblLook w:val="0000" w:firstRow="0" w:lastRow="0" w:firstColumn="0" w:lastColumn="0" w:noHBand="0" w:noVBand="0"/>
          <w:tblPrExChange w:id="177"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tcBorders>
              <w:left w:val="nil"/>
              <w:bottom w:val="single" w:sz="4" w:space="0" w:color="auto"/>
              <w:right w:val="nil"/>
            </w:tcBorders>
            <w:tcMar>
              <w:top w:w="25" w:type="dxa"/>
              <w:left w:w="85" w:type="dxa"/>
              <w:bottom w:w="25" w:type="dxa"/>
              <w:right w:w="85" w:type="dxa"/>
            </w:tcMar>
            <w:tcPrChange w:id="178" w:author="Ken Otter" w:date="2025-08-06T14:40:00Z" w16du:dateUtc="2025-08-06T21:40:00Z">
              <w:tcPr>
                <w:tcW w:w="1475" w:type="dxa"/>
                <w:vMerge/>
                <w:tcBorders>
                  <w:left w:val="nil"/>
                  <w:bottom w:val="single" w:sz="4" w:space="0" w:color="auto"/>
                  <w:right w:val="nil"/>
                </w:tcBorders>
                <w:tcMar>
                  <w:top w:w="25" w:type="dxa"/>
                  <w:left w:w="85" w:type="dxa"/>
                  <w:bottom w:w="25" w:type="dxa"/>
                  <w:right w:w="85" w:type="dxa"/>
                </w:tcMar>
                <w:vAlign w:val="center"/>
              </w:tcPr>
            </w:tcPrChange>
          </w:tcPr>
          <w:p w14:paraId="3BEBA3ED" w14:textId="355407B4" w:rsidR="00562982" w:rsidRPr="00342396" w:rsidRDefault="00562982"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Change w:id="179" w:author="Ken Otter" w:date="2025-08-06T14:40:00Z" w16du:dateUtc="2025-08-06T21:40:00Z">
              <w:tcPr>
                <w:tcW w:w="2409" w:type="dxa"/>
                <w:tcBorders>
                  <w:top w:val="nil"/>
                  <w:left w:val="nil"/>
                  <w:bottom w:val="single" w:sz="4" w:space="0" w:color="auto"/>
                  <w:right w:val="nil"/>
                </w:tcBorders>
                <w:tcMar>
                  <w:top w:w="25" w:type="dxa"/>
                  <w:left w:w="85" w:type="dxa"/>
                  <w:bottom w:w="25" w:type="dxa"/>
                  <w:right w:w="85" w:type="dxa"/>
                </w:tcMar>
                <w:vAlign w:val="center"/>
              </w:tcPr>
            </w:tcPrChange>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Change w:id="180" w:author="Ken Otter" w:date="2025-08-06T14:40:00Z" w16du:dateUtc="2025-08-06T21:40:00Z">
              <w:tcPr>
                <w:tcW w:w="5476" w:type="dxa"/>
                <w:tcBorders>
                  <w:top w:val="nil"/>
                  <w:left w:val="nil"/>
                  <w:bottom w:val="single" w:sz="4" w:space="0" w:color="auto"/>
                  <w:right w:val="nil"/>
                </w:tcBorders>
                <w:tcMar>
                  <w:top w:w="25" w:type="dxa"/>
                  <w:left w:w="85" w:type="dxa"/>
                  <w:bottom w:w="25" w:type="dxa"/>
                  <w:right w:w="85" w:type="dxa"/>
                </w:tcMar>
                <w:vAlign w:val="center"/>
              </w:tcPr>
            </w:tcPrChange>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AC7D26">
        <w:tblPrEx>
          <w:tblW w:w="9360" w:type="dxa"/>
          <w:tblInd w:w="85" w:type="dxa"/>
          <w:tblLayout w:type="fixed"/>
          <w:tblCellMar>
            <w:left w:w="0" w:type="dxa"/>
            <w:right w:w="0" w:type="dxa"/>
          </w:tblCellMar>
          <w:tblLook w:val="0000" w:firstRow="0" w:lastRow="0" w:firstColumn="0" w:lastColumn="0" w:noHBand="0" w:noVBand="0"/>
          <w:tblPrExChange w:id="181" w:author="Ken Otter" w:date="2025-08-06T14:40:00Z" w16du:dateUtc="2025-08-06T21:40:00Z">
            <w:tblPrEx>
              <w:tblW w:w="9360" w:type="dxa"/>
              <w:tblInd w:w="85" w:type="dxa"/>
              <w:tblLayout w:type="fixed"/>
              <w:tblCellMar>
                <w:left w:w="0" w:type="dxa"/>
                <w:right w:w="0" w:type="dxa"/>
              </w:tblCellMar>
              <w:tblLook w:val="0000" w:firstRow="0" w:lastRow="0" w:firstColumn="0" w:lastColumn="0" w:noHBand="0" w:noVBand="0"/>
            </w:tblPrEx>
          </w:tblPrExChange>
        </w:tblPrEx>
        <w:tc>
          <w:tcPr>
            <w:tcW w:w="1475" w:type="dxa"/>
            <w:vMerge w:val="restart"/>
            <w:tcBorders>
              <w:top w:val="single" w:sz="4" w:space="0" w:color="auto"/>
              <w:left w:val="nil"/>
              <w:right w:val="nil"/>
            </w:tcBorders>
            <w:tcMar>
              <w:top w:w="25" w:type="dxa"/>
              <w:left w:w="85" w:type="dxa"/>
              <w:bottom w:w="25" w:type="dxa"/>
              <w:right w:w="85" w:type="dxa"/>
            </w:tcMar>
            <w:tcPrChange w:id="182" w:author="Ken Otter" w:date="2025-08-06T14:40:00Z" w16du:dateUtc="2025-08-06T21:40:00Z">
              <w:tcPr>
                <w:tcW w:w="1475" w:type="dxa"/>
                <w:vMerge w:val="restart"/>
                <w:tcBorders>
                  <w:top w:val="single" w:sz="4" w:space="0" w:color="auto"/>
                  <w:left w:val="nil"/>
                  <w:right w:val="nil"/>
                </w:tcBorders>
                <w:tcMar>
                  <w:top w:w="25" w:type="dxa"/>
                  <w:left w:w="85" w:type="dxa"/>
                  <w:bottom w:w="25" w:type="dxa"/>
                  <w:right w:w="85" w:type="dxa"/>
                </w:tcMar>
                <w:vAlign w:val="center"/>
              </w:tcPr>
            </w:tcPrChange>
          </w:tcPr>
          <w:p w14:paraId="604AF2E7" w14:textId="1A90D1D1" w:rsidR="00635C76" w:rsidRPr="00342396" w:rsidRDefault="00635C76" w:rsidP="00AC7D2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Change w:id="183" w:author="Ken Otter" w:date="2025-08-06T14:40:00Z" w16du:dateUtc="2025-08-06T21:40:00Z">
              <w:tcPr>
                <w:tcW w:w="2409" w:type="dxa"/>
                <w:tcBorders>
                  <w:top w:val="single" w:sz="4" w:space="0" w:color="auto"/>
                  <w:left w:val="nil"/>
                  <w:bottom w:val="nil"/>
                  <w:right w:val="nil"/>
                </w:tcBorders>
                <w:tcMar>
                  <w:top w:w="25" w:type="dxa"/>
                  <w:left w:w="85" w:type="dxa"/>
                  <w:bottom w:w="25" w:type="dxa"/>
                  <w:right w:w="85" w:type="dxa"/>
                </w:tcMar>
                <w:vAlign w:val="center"/>
              </w:tcPr>
            </w:tcPrChange>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Change w:id="184" w:author="Ken Otter" w:date="2025-08-06T14:40:00Z" w16du:dateUtc="2025-08-06T21:40:00Z">
              <w:tcPr>
                <w:tcW w:w="5476" w:type="dxa"/>
                <w:tcBorders>
                  <w:top w:val="single" w:sz="4" w:space="0" w:color="auto"/>
                  <w:left w:val="nil"/>
                  <w:bottom w:val="nil"/>
                  <w:right w:val="nil"/>
                </w:tcBorders>
                <w:tcMar>
                  <w:top w:w="25" w:type="dxa"/>
                  <w:left w:w="85" w:type="dxa"/>
                  <w:bottom w:w="25" w:type="dxa"/>
                  <w:right w:w="85" w:type="dxa"/>
                </w:tcMar>
                <w:vAlign w:val="center"/>
              </w:tcPr>
            </w:tcPrChange>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13E4944A" w14:textId="064E1656" w:rsidR="00EF7545" w:rsidRPr="00EF7545" w:rsidRDefault="00EF7545" w:rsidP="004B5EBC">
      <w:pPr>
        <w:pStyle w:val="Heading2"/>
        <w:rPr>
          <w:lang w:eastAsia="zh-TW"/>
        </w:rPr>
      </w:pPr>
      <w:r w:rsidRPr="00EF7545">
        <w:rPr>
          <w:rFonts w:hint="eastAsia"/>
          <w:lang w:eastAsia="zh-TW"/>
        </w:rPr>
        <w:t xml:space="preserve">Model </w:t>
      </w:r>
      <w:r w:rsidRPr="00EF7545">
        <w:rPr>
          <w:lang w:eastAsia="zh-TW"/>
        </w:rPr>
        <w:t>prediction</w:t>
      </w:r>
    </w:p>
    <w:p w14:paraId="3B79952A" w14:textId="6B519BD4" w:rsidR="002C1391" w:rsidRDefault="00206295" w:rsidP="004B5EBC">
      <w:pPr>
        <w:spacing w:after="160"/>
        <w:rPr>
          <w:lang w:val="en-US" w:eastAsia="zh-TW"/>
        </w:rPr>
      </w:pPr>
      <w:r w:rsidRPr="00206295">
        <w:rPr>
          <w:lang w:eastAsia="zh-TW"/>
        </w:rPr>
        <w:t xml:space="preserve">After identifying the top LiDAR covariates most relevant to breeding bird diversity, </w:t>
      </w:r>
      <w:commentRangeStart w:id="185"/>
      <w:r w:rsidRPr="00206295">
        <w:rPr>
          <w:lang w:eastAsia="zh-TW"/>
        </w:rPr>
        <w:t xml:space="preserve">we derived raster files of these covariates at the original resolution (10m). Using the averaged coefficients, we then extrapolated the asymptotic richness across the entire study area, the John Prince Research Forest region. </w:t>
      </w:r>
      <w:commentRangeEnd w:id="185"/>
      <w:r w:rsidR="001B0042">
        <w:rPr>
          <w:rStyle w:val="CommentReference"/>
        </w:rPr>
        <w:commentReference w:id="185"/>
      </w:r>
      <w:r w:rsidRPr="00206295">
        <w:rPr>
          <w:lang w:eastAsia="zh-TW"/>
        </w:rPr>
        <w:t>This allowed us to generate a map of predicted biodiversity for the area.</w:t>
      </w:r>
      <w:r w:rsidR="002C1391">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30C18166" w14:textId="63AE31DD" w:rsidR="00BD07A4" w:rsidRDefault="003D76BE" w:rsidP="004B5EBC">
      <w:pPr>
        <w:pStyle w:val="Heading2"/>
        <w:rPr>
          <w:lang w:val="en-US" w:eastAsia="zh-TW"/>
        </w:rPr>
      </w:pPr>
      <w:r>
        <w:rPr>
          <w:lang w:val="en-US" w:eastAsia="zh-TW"/>
        </w:rPr>
        <w:t>A</w:t>
      </w:r>
      <w:r w:rsidR="00BD07A4">
        <w:rPr>
          <w:lang w:val="en-US" w:eastAsia="zh-TW"/>
        </w:rPr>
        <w:t>symptotic richness</w:t>
      </w:r>
      <w:r>
        <w:rPr>
          <w:lang w:val="en-US" w:eastAsia="zh-TW"/>
        </w:rPr>
        <w:t xml:space="preserve"> </w:t>
      </w:r>
      <w:r w:rsidR="00206295">
        <w:rPr>
          <w:lang w:val="en-US" w:eastAsia="zh-TW"/>
        </w:rPr>
        <w:t>estimates</w:t>
      </w:r>
    </w:p>
    <w:p w14:paraId="5EF2A1AB" w14:textId="55BCB5B5" w:rsidR="0052351B" w:rsidRDefault="00206295" w:rsidP="00206295">
      <w:pPr>
        <w:rPr>
          <w:lang w:val="en-US" w:eastAsia="zh-TW"/>
        </w:rPr>
      </w:pPr>
      <w:r w:rsidRPr="00206295">
        <w:rPr>
          <w:lang w:eastAsia="zh-TW"/>
        </w:rPr>
        <w:t>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3).</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275"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855"/>
      </w:tblGrid>
      <w:tr w:rsidR="0052351B" w:rsidRPr="0052351B" w14:paraId="02EC8646" w14:textId="77777777" w:rsidTr="00B51CA6">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855"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B51CA6">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855"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B51CA6">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855"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855"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855"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855"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855"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855"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855"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855"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855"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855"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B51CA6">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855"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855"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855"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855"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855"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B51CA6">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855"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B51CA6">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855"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855"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B51CA6">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855"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B51CA6">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855"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855"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B51CA6">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855"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855"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855"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B51CA6">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855"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855"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855"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855"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855"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B51CA6">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855"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B51CA6">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855"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855"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855"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855"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855"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855"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B51CA6">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855"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855"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855"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B51CA6">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855"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B51CA6">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855"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855"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855"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855"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855"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855"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B51CA6">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855"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855"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B51CA6">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855"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855"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B51CA6">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855"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855"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B51CA6">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855"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855"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B51CA6">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855"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B51CA6">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855"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B51CA6">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855"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B51CA6">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855"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w:t>
            </w:r>
            <w:commentRangeStart w:id="186"/>
            <w:r w:rsidRPr="0052351B">
              <w:rPr>
                <w:rFonts w:asciiTheme="minorHAnsi" w:hAnsiTheme="minorHAnsi" w:cstheme="minorHAnsi"/>
                <w:szCs w:val="24"/>
              </w:rPr>
              <w:t>58</w:t>
            </w:r>
            <w:commentRangeEnd w:id="186"/>
            <w:r w:rsidR="0075618B">
              <w:rPr>
                <w:rStyle w:val="CommentReference"/>
              </w:rPr>
              <w:commentReference w:id="186"/>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5E9F6F63">
                <wp:simplePos x="0" y="0"/>
                <wp:positionH relativeFrom="margin">
                  <wp:align>center</wp:align>
                </wp:positionH>
                <wp:positionV relativeFrom="paragraph">
                  <wp:posOffset>581660</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0;margin-top:45.8pt;width:482.7pt;height:283.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29F25C02"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commentRangeStart w:id="187"/>
      <w:r w:rsidR="00D02DDF" w:rsidRPr="00D02DDF">
        <w:rPr>
          <w:color w:val="FF0000"/>
          <w:lang w:eastAsia="zh-TW"/>
        </w:rPr>
        <w:t>Fig. 4</w:t>
      </w:r>
      <w:commentRangeEnd w:id="187"/>
      <w:r w:rsidR="00003EE2">
        <w:rPr>
          <w:rStyle w:val="CommentReference"/>
        </w:rPr>
        <w:commentReference w:id="187"/>
      </w:r>
      <w:r w:rsidR="00D02DDF" w:rsidRPr="00D02DDF">
        <w:rPr>
          <w:lang w:eastAsia="zh-TW"/>
        </w:rPr>
        <w:t xml:space="preserve">). This covariate was also the only one to be significant (α = 0.05) in the averaged model, with a coefficient of -0.039 and </w:t>
      </w:r>
      <w:del w:id="188" w:author="Ken Otter" w:date="2025-08-07T14:43:00Z" w16du:dateUtc="2025-08-07T21:43:00Z">
        <w:r w:rsidR="00D02DDF" w:rsidRPr="00D02DDF" w:rsidDel="00742A12">
          <w:rPr>
            <w:lang w:eastAsia="zh-TW"/>
          </w:rPr>
          <w:delText>a p-value of</w:delText>
        </w:r>
      </w:del>
      <w:ins w:id="189" w:author="Ken Otter" w:date="2025-08-07T14:43:00Z" w16du:dateUtc="2025-08-07T21:43:00Z">
        <w:r w:rsidR="00742A12">
          <w:rPr>
            <w:lang w:eastAsia="zh-TW"/>
          </w:rPr>
          <w:t>P=</w:t>
        </w:r>
      </w:ins>
      <w:r w:rsidR="00D02DDF" w:rsidRPr="00D02DDF">
        <w:rPr>
          <w:lang w:eastAsia="zh-TW"/>
        </w:rPr>
        <w:t xml:space="preserve"> 0.01. The predicted intercept</w:t>
      </w:r>
      <w:del w:id="190" w:author="Ken Otter" w:date="2025-08-07T14:43:00Z" w16du:dateUtc="2025-08-07T21:43:00Z">
        <w:r w:rsidR="00D02DDF" w:rsidRPr="00D02DDF" w:rsidDel="000B6FE0">
          <w:rPr>
            <w:lang w:eastAsia="zh-TW"/>
          </w:rPr>
          <w:delText>ion</w:delText>
        </w:r>
      </w:del>
      <w:r w:rsidR="00D02DDF" w:rsidRPr="00D02DDF">
        <w:rPr>
          <w:lang w:eastAsia="zh-TW"/>
        </w:rPr>
        <w:t xml:space="preserve">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r w:rsidR="00D02DDF" w:rsidRPr="00D02DDF">
        <w:rPr>
          <w:color w:val="FF0000"/>
          <w:lang w:eastAsia="zh-TW"/>
        </w:rPr>
        <w:t>Fig. 4</w:t>
      </w:r>
      <w:r w:rsidR="00D02DDF" w:rsidRPr="00D02DDF">
        <w:rPr>
          <w:lang w:eastAsia="zh-TW"/>
        </w:rPr>
        <w:t>).</w:t>
      </w:r>
      <w:r w:rsidR="000F4F3C">
        <w:rPr>
          <w:rFonts w:hint="eastAsia"/>
          <w:lang w:val="en-US" w:eastAsia="zh-TW"/>
        </w:rPr>
        <w:t xml:space="preserve"> </w:t>
      </w:r>
    </w:p>
    <w:p w14:paraId="01B11F2B" w14:textId="362DFB68" w:rsidR="00BD07A4" w:rsidRPr="009548E8" w:rsidRDefault="00BD07A4" w:rsidP="004B5EBC">
      <w:pPr>
        <w:pStyle w:val="Heading2"/>
        <w:rPr>
          <w:color w:val="00B0F0"/>
          <w:lang w:val="en-US" w:eastAsia="zh-TW"/>
        </w:rPr>
      </w:pPr>
      <w:r w:rsidRPr="009548E8">
        <w:rPr>
          <w:color w:val="00B0F0"/>
          <w:lang w:val="en-US" w:eastAsia="zh-TW"/>
        </w:rPr>
        <w:lastRenderedPageBreak/>
        <w:t>Map of songbird diversity</w:t>
      </w:r>
    </w:p>
    <w:p w14:paraId="226205BB" w14:textId="10C2AC08" w:rsidR="009548E8" w:rsidRPr="009548E8" w:rsidRDefault="009548E8" w:rsidP="004B5EBC">
      <w:pPr>
        <w:rPr>
          <w:color w:val="00B0F0"/>
          <w:lang w:val="en-US" w:eastAsia="zh-TW"/>
        </w:rPr>
      </w:pPr>
      <w:r w:rsidRPr="009548E8">
        <w:rPr>
          <w:color w:val="00B0F0"/>
          <w:lang w:val="en-US" w:eastAsia="zh-TW"/>
        </w:rPr>
        <w:t xml:space="preserve">Currently requesting the </w:t>
      </w:r>
      <w:proofErr w:type="spellStart"/>
      <w:r w:rsidR="00AE1E3F" w:rsidRPr="00D02DDF">
        <w:rPr>
          <w:lang w:eastAsia="zh-TW"/>
        </w:rPr>
        <w:t>d_lid_rip_wet_str_</w:t>
      </w:r>
      <w:proofErr w:type="gramStart"/>
      <w:r w:rsidR="00AE1E3F" w:rsidRPr="00D02DDF">
        <w:rPr>
          <w:lang w:eastAsia="zh-TW"/>
        </w:rPr>
        <w:t>le</w:t>
      </w:r>
      <w:proofErr w:type="spellEnd"/>
      <w:r w:rsidR="00AE1E3F" w:rsidRPr="009548E8">
        <w:rPr>
          <w:color w:val="00B0F0"/>
          <w:lang w:val="en-US" w:eastAsia="zh-TW"/>
        </w:rPr>
        <w:t xml:space="preserve"> </w:t>
      </w:r>
      <w:r w:rsidR="00AE1E3F">
        <w:rPr>
          <w:color w:val="00B0F0"/>
          <w:lang w:val="en-US" w:eastAsia="zh-TW"/>
        </w:rPr>
        <w:t xml:space="preserve"> layer</w:t>
      </w:r>
      <w:proofErr w:type="gramEnd"/>
      <w:r w:rsidR="00AE1E3F">
        <w:rPr>
          <w:color w:val="00B0F0"/>
          <w:lang w:val="en-US" w:eastAsia="zh-TW"/>
        </w:rPr>
        <w:t xml:space="preserve"> </w:t>
      </w:r>
      <w:r w:rsidRPr="009548E8">
        <w:rPr>
          <w:color w:val="00B0F0"/>
          <w:lang w:val="en-US" w:eastAsia="zh-TW"/>
        </w:rPr>
        <w:t>from JPRF</w:t>
      </w:r>
      <w:r w:rsidR="00AE1E3F">
        <w:rPr>
          <w:color w:val="00B0F0"/>
          <w:lang w:val="en-US" w:eastAsia="zh-TW"/>
        </w:rPr>
        <w:t>.</w:t>
      </w:r>
    </w:p>
    <w:p w14:paraId="234D14C7" w14:textId="77777777" w:rsidR="00BD07A4" w:rsidRDefault="00BD07A4" w:rsidP="004B5EBC">
      <w:pPr>
        <w:rPr>
          <w:lang w:val="en-US" w:eastAsia="zh-TW"/>
        </w:rPr>
      </w:pPr>
    </w:p>
    <w:p w14:paraId="1846E49F" w14:textId="77777777" w:rsidR="00874A04" w:rsidRDefault="00874A04" w:rsidP="004B5EBC">
      <w:pPr>
        <w:spacing w:after="160"/>
        <w:rPr>
          <w:rFonts w:eastAsiaTheme="majorEastAsia" w:cstheme="majorBidi"/>
          <w:b/>
          <w:szCs w:val="32"/>
          <w:lang w:val="en-US"/>
        </w:rPr>
      </w:pPr>
      <w:r>
        <w:rPr>
          <w:lang w:val="en-US"/>
        </w:rPr>
        <w:br w:type="page"/>
      </w:r>
    </w:p>
    <w:p w14:paraId="60694000" w14:textId="540328F3" w:rsidR="00301A44" w:rsidRDefault="00301A44" w:rsidP="004B5EBC">
      <w:pPr>
        <w:pStyle w:val="Heading1"/>
        <w:rPr>
          <w:lang w:val="en-US"/>
        </w:rPr>
      </w:pPr>
      <w:r w:rsidRPr="00301A44">
        <w:rPr>
          <w:lang w:val="en-US"/>
        </w:rPr>
        <w:lastRenderedPageBreak/>
        <w:t>Discussion</w:t>
      </w:r>
    </w:p>
    <w:p w14:paraId="5CEC34F9" w14:textId="63412CB5"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commentRangeStart w:id="191"/>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commentRangeEnd w:id="191"/>
      <w:r w:rsidR="00BB653E">
        <w:rPr>
          <w:rStyle w:val="CommentReference"/>
        </w:rPr>
        <w:commentReference w:id="191"/>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2D15DAF7" w14:textId="0276433E" w:rsidR="00B725F5" w:rsidRDefault="00301A44" w:rsidP="004B5EBC">
      <w:pPr>
        <w:pStyle w:val="Heading1"/>
        <w:rPr>
          <w:lang w:val="en-US"/>
        </w:rPr>
      </w:pPr>
      <w:r w:rsidRPr="00301A44">
        <w:rPr>
          <w:lang w:val="en-US"/>
        </w:rPr>
        <w:t>Literature cited</w:t>
      </w:r>
    </w:p>
    <w:p w14:paraId="0DFE5A66" w14:textId="77777777" w:rsidR="00B725F5" w:rsidRDefault="00B725F5" w:rsidP="004B5EBC">
      <w:pPr>
        <w:spacing w:after="160"/>
        <w:rPr>
          <w:rFonts w:eastAsiaTheme="majorEastAsia" w:cstheme="majorBidi"/>
          <w:b/>
          <w:szCs w:val="32"/>
          <w:lang w:val="en-US"/>
        </w:rPr>
      </w:pPr>
      <w:r>
        <w:rPr>
          <w:lang w:val="en-US"/>
        </w:rPr>
        <w:br w:type="page"/>
      </w:r>
    </w:p>
    <w:p w14:paraId="092C4596" w14:textId="015692A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lastRenderedPageBreak/>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Certhiidae</w:t>
            </w:r>
          </w:p>
          <w:p w14:paraId="1168FE6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Loxia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(Troupials and Allies)</w:t>
            </w:r>
          </w:p>
          <w:p w14:paraId="517226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Troglodytidae</w:t>
            </w:r>
          </w:p>
          <w:p w14:paraId="52F1475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Dryocopus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Strigidae</w:t>
            </w:r>
          </w:p>
          <w:p w14:paraId="5F63AC8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en Otter" w:date="2025-08-06T12:53:00Z" w:initials="KO">
    <w:p w14:paraId="331C71EC" w14:textId="77777777" w:rsidR="00137318" w:rsidRDefault="00137318" w:rsidP="00137318">
      <w:pPr>
        <w:pStyle w:val="CommentText"/>
      </w:pPr>
      <w:r>
        <w:rPr>
          <w:rStyle w:val="CommentReference"/>
        </w:rPr>
        <w:annotationRef/>
      </w:r>
      <w:r>
        <w:t>My inclination would be to use hectares, as this is more common.  Once you go over 50,000 ha, then people typically start to switch to km2</w:t>
      </w:r>
    </w:p>
  </w:comment>
  <w:comment w:id="29" w:author="Ken Otter" w:date="2025-08-06T13:00:00Z" w:initials="KO">
    <w:p w14:paraId="20B8D6C4" w14:textId="77777777" w:rsidR="00105EDA" w:rsidRDefault="00105EDA" w:rsidP="00105EDA">
      <w:pPr>
        <w:pStyle w:val="CommentText"/>
      </w:pPr>
      <w:r>
        <w:rPr>
          <w:rStyle w:val="CommentReference"/>
        </w:rPr>
        <w:annotationRef/>
      </w:r>
      <w:r>
        <w:t>Across the three years?</w:t>
      </w:r>
    </w:p>
  </w:comment>
  <w:comment w:id="55" w:author="Ken Otter" w:date="2025-08-06T13:47:00Z" w:initials="KO">
    <w:p w14:paraId="7144AF65" w14:textId="77777777" w:rsidR="00087740" w:rsidRDefault="00087740" w:rsidP="00087740">
      <w:pPr>
        <w:pStyle w:val="CommentText"/>
      </w:pPr>
      <w:r>
        <w:rPr>
          <w:rStyle w:val="CommentReference"/>
        </w:rPr>
        <w:annotationRef/>
      </w:r>
      <w:r>
        <w:t xml:space="preserve">Want to include citation from something like the bird song book.  </w:t>
      </w:r>
    </w:p>
    <w:p w14:paraId="7309A807" w14:textId="77777777" w:rsidR="00087740" w:rsidRDefault="00087740" w:rsidP="00087740">
      <w:pPr>
        <w:pStyle w:val="CommentText"/>
      </w:pPr>
    </w:p>
    <w:p w14:paraId="2294827F" w14:textId="77777777" w:rsidR="00087740" w:rsidRDefault="00087740" w:rsidP="00087740">
      <w:pPr>
        <w:pStyle w:val="CommentText"/>
      </w:pPr>
      <w:r>
        <w:t>This is also the temporal period that is set for Breeding Bird Surveys, and passerines are the primary target guild for that survey.</w:t>
      </w:r>
    </w:p>
  </w:comment>
  <w:comment w:id="72" w:author="Ken Otter" w:date="2025-08-06T14:19:00Z" w:initials="KO">
    <w:p w14:paraId="57F24D2D" w14:textId="77777777" w:rsidR="00E01821" w:rsidRDefault="00E01821" w:rsidP="00E01821">
      <w:pPr>
        <w:pStyle w:val="CommentText"/>
      </w:pPr>
      <w:r>
        <w:rPr>
          <w:rStyle w:val="CommentReference"/>
        </w:rPr>
        <w:annotationRef/>
      </w:r>
      <w:r>
        <w:t>I think this threshold is probably too high.  Tseng et al 2025 used a 90% threshold, and if you are doing community ecology work, you would typically set the threshold lower than you would for target-species work.  My inclination would be to use 0.80 or 0.85 using this justification, otherwise you will probably lose a lot of data.</w:t>
      </w:r>
    </w:p>
  </w:comment>
  <w:comment w:id="73" w:author="Ken Otter" w:date="2025-08-06T14:20:00Z" w:initials="KO">
    <w:p w14:paraId="3754E017" w14:textId="77777777" w:rsidR="00D718C7" w:rsidRDefault="00D718C7" w:rsidP="00D718C7">
      <w:pPr>
        <w:pStyle w:val="CommentText"/>
      </w:pPr>
      <w:r>
        <w:rPr>
          <w:rStyle w:val="CommentReference"/>
        </w:rPr>
        <w:annotationRef/>
      </w:r>
      <w:r>
        <w:t>As above - would setting this lower be more realistic.  For at least mountain chickadee, I would be pretty confident with 0.80-0.85 precision inclusion - once you had a confidence interval over about 0.7 you should have been achieving at least the 80% precision rate.</w:t>
      </w:r>
    </w:p>
  </w:comment>
  <w:comment w:id="81" w:author="Ken Otter" w:date="2025-08-06T14:25:00Z" w:initials="KO">
    <w:p w14:paraId="18EB3C91" w14:textId="77777777" w:rsidR="008E2DC2" w:rsidRDefault="008E2DC2" w:rsidP="008E2DC2">
      <w:pPr>
        <w:pStyle w:val="CommentText"/>
      </w:pPr>
      <w:r>
        <w:rPr>
          <w:rStyle w:val="CommentReference"/>
        </w:rPr>
        <w:annotationRef/>
      </w:r>
      <w:r>
        <w:t>You need to left-justify the first column, rather than centering it.  Just convention.</w:t>
      </w:r>
    </w:p>
  </w:comment>
  <w:comment w:id="122" w:author="Ken Otter" w:date="2025-04-16T08:44:00Z" w:initials="KO">
    <w:p w14:paraId="4825CFEA" w14:textId="6996D62B" w:rsidR="00630057" w:rsidRDefault="00630057" w:rsidP="00630057">
      <w:pPr>
        <w:pStyle w:val="CommentText"/>
      </w:pPr>
      <w:r>
        <w:rPr>
          <w:rStyle w:val="CommentReference"/>
        </w:rPr>
        <w:annotationRef/>
      </w:r>
      <w:r>
        <w:t>X Axis - the site locations could be simplified to 1, 2, 3, as the codes you have will mean nothing to anyone else.  You could then add these numbers into the dots for Fig 1 sites.</w:t>
      </w:r>
    </w:p>
  </w:comment>
  <w:comment w:id="123" w:author="Ken Otter" w:date="2025-04-16T08:42:00Z" w:initials="KO">
    <w:p w14:paraId="7029A28F" w14:textId="7C903444" w:rsidR="00630057" w:rsidRDefault="00630057" w:rsidP="00630057">
      <w:pPr>
        <w:pStyle w:val="CommentText"/>
      </w:pPr>
      <w:r>
        <w:rPr>
          <w:rStyle w:val="CommentReference"/>
        </w:rPr>
        <w:annotationRef/>
      </w:r>
      <w:r>
        <w:t>Need to explain why 2015</w:t>
      </w:r>
    </w:p>
  </w:comment>
  <w:comment w:id="124" w:author="Ken Otter" w:date="2025-08-06T14:34:00Z" w:initials="KO">
    <w:p w14:paraId="2EADCF22" w14:textId="77777777" w:rsidR="009B4EF6" w:rsidRDefault="009B4EF6" w:rsidP="009B4EF6">
      <w:pPr>
        <w:pStyle w:val="CommentText"/>
      </w:pPr>
      <w:r>
        <w:rPr>
          <w:rStyle w:val="CommentReference"/>
        </w:rPr>
        <w:annotationRef/>
      </w:r>
      <w:r>
        <w:t xml:space="preserve">Put in some kind of caveat about using 5 year old data (Maybe Dexter or Shannon would have a better way to word this….).  </w:t>
      </w:r>
    </w:p>
  </w:comment>
  <w:comment w:id="132" w:author="Ken Otter" w:date="2025-08-06T14:34:00Z" w:initials="KO">
    <w:p w14:paraId="3A983933" w14:textId="77777777" w:rsidR="009B4EF6" w:rsidRDefault="009B4EF6" w:rsidP="009B4EF6">
      <w:pPr>
        <w:pStyle w:val="CommentText"/>
      </w:pPr>
      <w:r>
        <w:rPr>
          <w:rStyle w:val="CommentReference"/>
        </w:rPr>
        <w:annotationRef/>
      </w:r>
      <w:r>
        <w:t>Use Sophia’s thesis to justify this.</w:t>
      </w:r>
    </w:p>
  </w:comment>
  <w:comment w:id="134" w:author="Ken Otter" w:date="2025-08-06T14:39:00Z" w:initials="KO">
    <w:p w14:paraId="5EB34A95" w14:textId="77777777" w:rsidR="007D0E52" w:rsidRDefault="004B2FF6" w:rsidP="007D0E52">
      <w:pPr>
        <w:pStyle w:val="CommentText"/>
      </w:pPr>
      <w:r>
        <w:rPr>
          <w:rStyle w:val="CommentReference"/>
        </w:rPr>
        <w:annotationRef/>
      </w:r>
      <w:r w:rsidR="007D0E52">
        <w:t xml:space="preserve">Is this technically an information-theoretic approach?  </w:t>
      </w:r>
    </w:p>
    <w:p w14:paraId="1F411CC8" w14:textId="77777777" w:rsidR="007D0E52" w:rsidRDefault="007D0E52" w:rsidP="007D0E52">
      <w:pPr>
        <w:pStyle w:val="CommentText"/>
      </w:pPr>
    </w:p>
    <w:p w14:paraId="712271EF" w14:textId="77777777" w:rsidR="007D0E52" w:rsidRDefault="007D0E52" w:rsidP="007D0E52">
      <w:pPr>
        <w:pStyle w:val="CommentText"/>
      </w:pPr>
      <w:r>
        <w:t xml:space="preserve">Typically AICs are used to compare pre-determined models, which use combinations of variables that are selected based on a priori theories of what might be affecting variation in your dependent variable.  “All possible linear combinations” would be more of a multiple, linear regression approach where you would sequentially remove interactions/variables that didn’t indicate an explanatory effect.  The latter doesn’t make any presupposition of whether a variable has an a priori expectation of being explanatory (it simply tests to see if it is, and discounts it if it isn’t).  </w:t>
      </w:r>
    </w:p>
  </w:comment>
  <w:comment w:id="138" w:author="Ken Otter" w:date="2025-08-06T14:41:00Z" w:initials="KO">
    <w:p w14:paraId="3CCE0CFE" w14:textId="77777777" w:rsidR="00700EE1" w:rsidRDefault="00700EE1" w:rsidP="00700EE1">
      <w:pPr>
        <w:pStyle w:val="CommentText"/>
      </w:pPr>
      <w:r>
        <w:rPr>
          <w:rStyle w:val="CommentReference"/>
        </w:rPr>
        <w:annotationRef/>
      </w:r>
      <w:r>
        <w:t>I suggest top justification of this first column, as it makes it clearer than everything from the line above to the line below is associated with this measurement type.</w:t>
      </w:r>
    </w:p>
  </w:comment>
  <w:comment w:id="185" w:author="Ken Otter" w:date="2025-04-16T08:46:00Z" w:initials="KO">
    <w:p w14:paraId="1F4F1E75" w14:textId="4E7D3437" w:rsidR="001B0042" w:rsidRDefault="001B0042" w:rsidP="001B0042">
      <w:pPr>
        <w:pStyle w:val="CommentText"/>
      </w:pPr>
      <w:r>
        <w:rPr>
          <w:rStyle w:val="CommentReference"/>
        </w:rPr>
        <w:annotationRef/>
      </w:r>
      <w:r>
        <w:t>This is going to require more information on how you specifically did these.</w:t>
      </w:r>
    </w:p>
  </w:comment>
  <w:comment w:id="186" w:author="Ken Otter" w:date="2025-08-07T14:42:00Z" w:initials="KO">
    <w:p w14:paraId="7AD4E900" w14:textId="77777777" w:rsidR="0075618B" w:rsidRDefault="0075618B" w:rsidP="0075618B">
      <w:pPr>
        <w:pStyle w:val="CommentText"/>
      </w:pPr>
      <w:r>
        <w:rPr>
          <w:rStyle w:val="CommentReference"/>
        </w:rPr>
        <w:annotationRef/>
      </w:r>
      <w:r>
        <w:t>Two things regarding this table and Figure 3 - One thing that you might get questions about for Figure 3 is why there is variation in the colour of the lines.  I know this is because in colour, every site is designated a different colour.  By converting this to gray-scale, though, most of the lines appear the same colour, with a few darker lines.  This makes it look like the few dark lines might “mean” something, and you will get people assuming things like these are averages etc.  It might be easier to just make all the lines the same colour, or explain the differences.</w:t>
      </w:r>
    </w:p>
    <w:p w14:paraId="54FBA700" w14:textId="77777777" w:rsidR="0075618B" w:rsidRDefault="0075618B" w:rsidP="0075618B">
      <w:pPr>
        <w:pStyle w:val="CommentText"/>
      </w:pPr>
    </w:p>
    <w:p w14:paraId="16ABE44E" w14:textId="77777777" w:rsidR="0075618B" w:rsidRDefault="0075618B" w:rsidP="0075618B">
      <w:pPr>
        <w:pStyle w:val="CommentText"/>
      </w:pPr>
      <w:r>
        <w:t xml:space="preserve">The other thing that is evident from this figure (more so than the table) is that with 0-90 sampling days, there is a lot more variation in the line slopes and asymptote level.  In many cases, the asymptote line doesn’t clearly flatten, suggesting additional sampling might provide higher number of accumulated species.  By contrast, all the curves in 90-120 days end up with very parallel-looking asymptote levels, even though it varies a lot in magnitude; they all really “flatten”, so there is more certainty you have hit close to the asymptote with your sampling.  The &gt;120 days not only flatten, but they also have a much lower range (they converge).  These patterns are something you are going to want to interpret in the Discussion, as it tells you something about the level of sampling to more precisely predict diversity.  </w:t>
      </w:r>
    </w:p>
  </w:comment>
  <w:comment w:id="187" w:author="Ken Otter" w:date="2025-08-07T14:45:00Z" w:initials="KO">
    <w:p w14:paraId="7FB9DB3E" w14:textId="77777777" w:rsidR="00003EE2" w:rsidRDefault="00003EE2" w:rsidP="00003EE2">
      <w:pPr>
        <w:pStyle w:val="CommentText"/>
      </w:pPr>
      <w:r>
        <w:rPr>
          <w:rStyle w:val="CommentReference"/>
        </w:rPr>
        <w:annotationRef/>
      </w:r>
      <w:r>
        <w:t xml:space="preserve">Figure 4 - You might need to look at the variable labels in the X-axes, and orient them sideways so that it is easier to align the bars with their associated variables. </w:t>
      </w:r>
    </w:p>
  </w:comment>
  <w:comment w:id="191" w:author="Ken Otter" w:date="2025-08-07T14:49:00Z" w:initials="KO">
    <w:p w14:paraId="2B90F3DC" w14:textId="77777777" w:rsidR="00BB653E" w:rsidRDefault="00BB653E" w:rsidP="00BB653E">
      <w:pPr>
        <w:pStyle w:val="CommentText"/>
      </w:pPr>
      <w:r>
        <w:rPr>
          <w:rStyle w:val="CommentReference"/>
        </w:rPr>
        <w:annotationRef/>
      </w:r>
      <w:r>
        <w:t>See the note I had on Figure 3 about looking at the pattern of the rarefaction curves.  There are defeinitely some patterns there that suggest sampling effort increases precision in estimating diversity.  I would even wonder whether re-running the habitat features analysis with just the sites that had &gt;90 sampling days might help refine things, as all those sites look like the observed diversity was close to the extrapolated value.  The 0-90 sites are farther off this, and might be adding noise to your dataset.  Running the model with and without the 0-90 sample might be elucidating.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1C71EC" w15:done="0"/>
  <w15:commentEx w15:paraId="20B8D6C4" w15:done="0"/>
  <w15:commentEx w15:paraId="2294827F" w15:done="0"/>
  <w15:commentEx w15:paraId="57F24D2D" w15:done="0"/>
  <w15:commentEx w15:paraId="3754E017" w15:done="0"/>
  <w15:commentEx w15:paraId="18EB3C91" w15:done="0"/>
  <w15:commentEx w15:paraId="4825CFEA" w15:done="0"/>
  <w15:commentEx w15:paraId="7029A28F" w15:done="0"/>
  <w15:commentEx w15:paraId="2EADCF22" w15:done="0"/>
  <w15:commentEx w15:paraId="3A983933" w15:done="0"/>
  <w15:commentEx w15:paraId="712271EF" w15:done="0"/>
  <w15:commentEx w15:paraId="3CCE0CFE" w15:done="0"/>
  <w15:commentEx w15:paraId="1F4F1E75" w15:done="0"/>
  <w15:commentEx w15:paraId="16ABE44E" w15:done="0"/>
  <w15:commentEx w15:paraId="7FB9DB3E" w15:done="0"/>
  <w15:commentEx w15:paraId="2B90F3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E3F735" w16cex:dateUtc="2025-08-06T19:53:00Z"/>
  <w16cex:commentExtensible w16cex:durableId="510A9C9A" w16cex:dateUtc="2025-08-06T20:00:00Z"/>
  <w16cex:commentExtensible w16cex:durableId="40E7C371" w16cex:dateUtc="2025-08-06T20:47:00Z"/>
  <w16cex:commentExtensible w16cex:durableId="1D5F9BEF" w16cex:dateUtc="2025-08-06T21:19:00Z"/>
  <w16cex:commentExtensible w16cex:durableId="68FCCBE2" w16cex:dateUtc="2025-08-06T21:20:00Z"/>
  <w16cex:commentExtensible w16cex:durableId="21A9D4C8" w16cex:dateUtc="2025-08-06T21:25:00Z"/>
  <w16cex:commentExtensible w16cex:durableId="7C554297" w16cex:dateUtc="2025-04-16T15:44:00Z"/>
  <w16cex:commentExtensible w16cex:durableId="4466993B" w16cex:dateUtc="2025-04-16T15:42:00Z"/>
  <w16cex:commentExtensible w16cex:durableId="462078EA" w16cex:dateUtc="2025-08-06T21:34:00Z"/>
  <w16cex:commentExtensible w16cex:durableId="46F78FA5" w16cex:dateUtc="2025-08-06T21:34:00Z"/>
  <w16cex:commentExtensible w16cex:durableId="5D335167" w16cex:dateUtc="2025-08-06T21:39:00Z"/>
  <w16cex:commentExtensible w16cex:durableId="6075205C" w16cex:dateUtc="2025-08-06T21:41:00Z"/>
  <w16cex:commentExtensible w16cex:durableId="2D01AA47" w16cex:dateUtc="2025-04-16T15:46:00Z"/>
  <w16cex:commentExtensible w16cex:durableId="1E3ED87C" w16cex:dateUtc="2025-08-07T21:42:00Z"/>
  <w16cex:commentExtensible w16cex:durableId="300DC44F" w16cex:dateUtc="2025-08-07T21:45:00Z"/>
  <w16cex:commentExtensible w16cex:durableId="4DD2C356" w16cex:dateUtc="2025-08-07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1C71EC" w16cid:durableId="41E3F735"/>
  <w16cid:commentId w16cid:paraId="20B8D6C4" w16cid:durableId="510A9C9A"/>
  <w16cid:commentId w16cid:paraId="2294827F" w16cid:durableId="40E7C371"/>
  <w16cid:commentId w16cid:paraId="57F24D2D" w16cid:durableId="1D5F9BEF"/>
  <w16cid:commentId w16cid:paraId="3754E017" w16cid:durableId="68FCCBE2"/>
  <w16cid:commentId w16cid:paraId="18EB3C91" w16cid:durableId="21A9D4C8"/>
  <w16cid:commentId w16cid:paraId="4825CFEA" w16cid:durableId="7C554297"/>
  <w16cid:commentId w16cid:paraId="7029A28F" w16cid:durableId="4466993B"/>
  <w16cid:commentId w16cid:paraId="2EADCF22" w16cid:durableId="462078EA"/>
  <w16cid:commentId w16cid:paraId="3A983933" w16cid:durableId="46F78FA5"/>
  <w16cid:commentId w16cid:paraId="712271EF" w16cid:durableId="5D335167"/>
  <w16cid:commentId w16cid:paraId="3CCE0CFE" w16cid:durableId="6075205C"/>
  <w16cid:commentId w16cid:paraId="1F4F1E75" w16cid:durableId="2D01AA47"/>
  <w16cid:commentId w16cid:paraId="16ABE44E" w16cid:durableId="1E3ED87C"/>
  <w16cid:commentId w16cid:paraId="7FB9DB3E" w16cid:durableId="300DC44F"/>
  <w16cid:commentId w16cid:paraId="2B90F3DC" w16cid:durableId="4DD2C3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47FCA" w14:textId="77777777" w:rsidR="00C97B1E" w:rsidRDefault="00C97B1E" w:rsidP="00F5046C">
      <w:pPr>
        <w:spacing w:after="0" w:line="240" w:lineRule="auto"/>
      </w:pPr>
      <w:r>
        <w:separator/>
      </w:r>
    </w:p>
  </w:endnote>
  <w:endnote w:type="continuationSeparator" w:id="0">
    <w:p w14:paraId="1669CB68" w14:textId="77777777" w:rsidR="00C97B1E" w:rsidRDefault="00C97B1E"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F491A" w14:textId="77777777" w:rsidR="00C97B1E" w:rsidRDefault="00C97B1E" w:rsidP="00F5046C">
      <w:pPr>
        <w:spacing w:after="0" w:line="240" w:lineRule="auto"/>
      </w:pPr>
      <w:r>
        <w:separator/>
      </w:r>
    </w:p>
  </w:footnote>
  <w:footnote w:type="continuationSeparator" w:id="0">
    <w:p w14:paraId="0230FB0A" w14:textId="77777777" w:rsidR="00C97B1E" w:rsidRDefault="00C97B1E"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1"/>
  </w:num>
  <w:num w:numId="2" w16cid:durableId="248079909">
    <w:abstractNumId w:val="5"/>
  </w:num>
  <w:num w:numId="3" w16cid:durableId="1227762508">
    <w:abstractNumId w:val="0"/>
  </w:num>
  <w:num w:numId="4" w16cid:durableId="1811556212">
    <w:abstractNumId w:val="12"/>
  </w:num>
  <w:num w:numId="5" w16cid:durableId="1258438381">
    <w:abstractNumId w:val="1"/>
  </w:num>
  <w:num w:numId="6" w16cid:durableId="605119169">
    <w:abstractNumId w:val="7"/>
  </w:num>
  <w:num w:numId="7" w16cid:durableId="1439451205">
    <w:abstractNumId w:val="10"/>
  </w:num>
  <w:num w:numId="8" w16cid:durableId="907571064">
    <w:abstractNumId w:val="6"/>
  </w:num>
  <w:num w:numId="9" w16cid:durableId="1540632571">
    <w:abstractNumId w:val="13"/>
  </w:num>
  <w:num w:numId="10" w16cid:durableId="798230614">
    <w:abstractNumId w:val="2"/>
  </w:num>
  <w:num w:numId="11" w16cid:durableId="1747875543">
    <w:abstractNumId w:val="8"/>
  </w:num>
  <w:num w:numId="12" w16cid:durableId="494151392">
    <w:abstractNumId w:val="4"/>
  </w:num>
  <w:num w:numId="13" w16cid:durableId="17657926">
    <w:abstractNumId w:val="9"/>
  </w:num>
  <w:num w:numId="14" w16cid:durableId="13195334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n Otter">
    <w15:presenceInfo w15:providerId="AD" w15:userId="S::otterk@unbc.ca::89473253-0c90-4b01-b5e3-396c8b51a7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03EE2"/>
    <w:rsid w:val="000173A6"/>
    <w:rsid w:val="00036418"/>
    <w:rsid w:val="00037519"/>
    <w:rsid w:val="00055C7E"/>
    <w:rsid w:val="0008402E"/>
    <w:rsid w:val="00087740"/>
    <w:rsid w:val="000A3D3B"/>
    <w:rsid w:val="000B15B5"/>
    <w:rsid w:val="000B6FE0"/>
    <w:rsid w:val="000C4E5F"/>
    <w:rsid w:val="000F4F3C"/>
    <w:rsid w:val="00105EDA"/>
    <w:rsid w:val="00110D2A"/>
    <w:rsid w:val="00120631"/>
    <w:rsid w:val="0012429B"/>
    <w:rsid w:val="00137318"/>
    <w:rsid w:val="00163394"/>
    <w:rsid w:val="00167888"/>
    <w:rsid w:val="001712F8"/>
    <w:rsid w:val="0018449A"/>
    <w:rsid w:val="00191307"/>
    <w:rsid w:val="0019669A"/>
    <w:rsid w:val="001972D9"/>
    <w:rsid w:val="001B0042"/>
    <w:rsid w:val="001B19FE"/>
    <w:rsid w:val="001B7A62"/>
    <w:rsid w:val="001C26CB"/>
    <w:rsid w:val="001C7D90"/>
    <w:rsid w:val="001D78FE"/>
    <w:rsid w:val="001D7D98"/>
    <w:rsid w:val="001E2C78"/>
    <w:rsid w:val="001F5C62"/>
    <w:rsid w:val="002049B9"/>
    <w:rsid w:val="00206295"/>
    <w:rsid w:val="00212D23"/>
    <w:rsid w:val="00216BAD"/>
    <w:rsid w:val="00244408"/>
    <w:rsid w:val="00274F1E"/>
    <w:rsid w:val="00275F33"/>
    <w:rsid w:val="00275F73"/>
    <w:rsid w:val="002875A5"/>
    <w:rsid w:val="002C1391"/>
    <w:rsid w:val="002C6810"/>
    <w:rsid w:val="002D2C90"/>
    <w:rsid w:val="002D2E72"/>
    <w:rsid w:val="00301A44"/>
    <w:rsid w:val="003279D5"/>
    <w:rsid w:val="00342396"/>
    <w:rsid w:val="0037292D"/>
    <w:rsid w:val="0039333F"/>
    <w:rsid w:val="00394C8D"/>
    <w:rsid w:val="00396741"/>
    <w:rsid w:val="003A50B6"/>
    <w:rsid w:val="003B7633"/>
    <w:rsid w:val="003C4AE8"/>
    <w:rsid w:val="003D1E2E"/>
    <w:rsid w:val="003D76BE"/>
    <w:rsid w:val="003E26C3"/>
    <w:rsid w:val="003F13F3"/>
    <w:rsid w:val="003F6C2B"/>
    <w:rsid w:val="00401789"/>
    <w:rsid w:val="0042335D"/>
    <w:rsid w:val="00437E3A"/>
    <w:rsid w:val="00466086"/>
    <w:rsid w:val="00472F50"/>
    <w:rsid w:val="004A124C"/>
    <w:rsid w:val="004B2FF6"/>
    <w:rsid w:val="004B37D3"/>
    <w:rsid w:val="004B5EBC"/>
    <w:rsid w:val="004C250B"/>
    <w:rsid w:val="004C7831"/>
    <w:rsid w:val="004D4F56"/>
    <w:rsid w:val="005214F9"/>
    <w:rsid w:val="0052351B"/>
    <w:rsid w:val="00526232"/>
    <w:rsid w:val="00526E45"/>
    <w:rsid w:val="0053767B"/>
    <w:rsid w:val="00556ACB"/>
    <w:rsid w:val="00557587"/>
    <w:rsid w:val="00561E69"/>
    <w:rsid w:val="00562982"/>
    <w:rsid w:val="00566B02"/>
    <w:rsid w:val="00576D2A"/>
    <w:rsid w:val="005815E1"/>
    <w:rsid w:val="005B0E6F"/>
    <w:rsid w:val="005C65E1"/>
    <w:rsid w:val="00600E87"/>
    <w:rsid w:val="00630057"/>
    <w:rsid w:val="00635C76"/>
    <w:rsid w:val="00637439"/>
    <w:rsid w:val="00684750"/>
    <w:rsid w:val="00685143"/>
    <w:rsid w:val="00690DDE"/>
    <w:rsid w:val="006931A2"/>
    <w:rsid w:val="00696C74"/>
    <w:rsid w:val="006B0FF7"/>
    <w:rsid w:val="006B25B9"/>
    <w:rsid w:val="006B7CE0"/>
    <w:rsid w:val="006D0809"/>
    <w:rsid w:val="006E1FF3"/>
    <w:rsid w:val="006E2C4C"/>
    <w:rsid w:val="006E5FDA"/>
    <w:rsid w:val="006E5FEC"/>
    <w:rsid w:val="006F1F3F"/>
    <w:rsid w:val="00700BD8"/>
    <w:rsid w:val="00700EE1"/>
    <w:rsid w:val="00707CCB"/>
    <w:rsid w:val="00720E10"/>
    <w:rsid w:val="00740CDE"/>
    <w:rsid w:val="00742A12"/>
    <w:rsid w:val="0075618B"/>
    <w:rsid w:val="00765496"/>
    <w:rsid w:val="007658B2"/>
    <w:rsid w:val="00775B84"/>
    <w:rsid w:val="00777033"/>
    <w:rsid w:val="00794DFF"/>
    <w:rsid w:val="00797FB5"/>
    <w:rsid w:val="007A5486"/>
    <w:rsid w:val="007B180C"/>
    <w:rsid w:val="007B2A88"/>
    <w:rsid w:val="007C3945"/>
    <w:rsid w:val="007D0E52"/>
    <w:rsid w:val="007D3A1D"/>
    <w:rsid w:val="007F2394"/>
    <w:rsid w:val="00814CD1"/>
    <w:rsid w:val="00855680"/>
    <w:rsid w:val="00861F75"/>
    <w:rsid w:val="008728B2"/>
    <w:rsid w:val="00873893"/>
    <w:rsid w:val="00874A04"/>
    <w:rsid w:val="00885212"/>
    <w:rsid w:val="00887552"/>
    <w:rsid w:val="008907A3"/>
    <w:rsid w:val="008907E5"/>
    <w:rsid w:val="00892351"/>
    <w:rsid w:val="008A1EF9"/>
    <w:rsid w:val="008B110D"/>
    <w:rsid w:val="008C33DD"/>
    <w:rsid w:val="008D4410"/>
    <w:rsid w:val="008E2DC2"/>
    <w:rsid w:val="00901EFE"/>
    <w:rsid w:val="00936C3A"/>
    <w:rsid w:val="00947C37"/>
    <w:rsid w:val="009548E8"/>
    <w:rsid w:val="00975715"/>
    <w:rsid w:val="0098384F"/>
    <w:rsid w:val="0098424F"/>
    <w:rsid w:val="00985B85"/>
    <w:rsid w:val="0099060D"/>
    <w:rsid w:val="009937BC"/>
    <w:rsid w:val="009965A5"/>
    <w:rsid w:val="00997BD6"/>
    <w:rsid w:val="009B2B62"/>
    <w:rsid w:val="009B4EF6"/>
    <w:rsid w:val="009B7D92"/>
    <w:rsid w:val="009C4CC8"/>
    <w:rsid w:val="009E27D9"/>
    <w:rsid w:val="009E298B"/>
    <w:rsid w:val="00A1447B"/>
    <w:rsid w:val="00A275BD"/>
    <w:rsid w:val="00A35981"/>
    <w:rsid w:val="00A40142"/>
    <w:rsid w:val="00A419C4"/>
    <w:rsid w:val="00A42209"/>
    <w:rsid w:val="00A51991"/>
    <w:rsid w:val="00A54D50"/>
    <w:rsid w:val="00A75D33"/>
    <w:rsid w:val="00A954AD"/>
    <w:rsid w:val="00AA1920"/>
    <w:rsid w:val="00AA4A1A"/>
    <w:rsid w:val="00AB6704"/>
    <w:rsid w:val="00AC7D26"/>
    <w:rsid w:val="00AE145F"/>
    <w:rsid w:val="00AE1E3F"/>
    <w:rsid w:val="00AF320D"/>
    <w:rsid w:val="00AF401D"/>
    <w:rsid w:val="00B01635"/>
    <w:rsid w:val="00B02E58"/>
    <w:rsid w:val="00B04AA3"/>
    <w:rsid w:val="00B067DB"/>
    <w:rsid w:val="00B50F57"/>
    <w:rsid w:val="00B51CA6"/>
    <w:rsid w:val="00B528E2"/>
    <w:rsid w:val="00B533CA"/>
    <w:rsid w:val="00B53EC9"/>
    <w:rsid w:val="00B654E1"/>
    <w:rsid w:val="00B725F5"/>
    <w:rsid w:val="00B77768"/>
    <w:rsid w:val="00BB1C22"/>
    <w:rsid w:val="00BB653E"/>
    <w:rsid w:val="00BC7E86"/>
    <w:rsid w:val="00BD07A4"/>
    <w:rsid w:val="00BE2D83"/>
    <w:rsid w:val="00BE76EA"/>
    <w:rsid w:val="00C23B3D"/>
    <w:rsid w:val="00C36833"/>
    <w:rsid w:val="00C50947"/>
    <w:rsid w:val="00C515D3"/>
    <w:rsid w:val="00C600A0"/>
    <w:rsid w:val="00C66843"/>
    <w:rsid w:val="00C948F8"/>
    <w:rsid w:val="00C97B1E"/>
    <w:rsid w:val="00CB2D62"/>
    <w:rsid w:val="00CB47C3"/>
    <w:rsid w:val="00CB4E0E"/>
    <w:rsid w:val="00CC560F"/>
    <w:rsid w:val="00CE4B61"/>
    <w:rsid w:val="00CE60EE"/>
    <w:rsid w:val="00CE71AD"/>
    <w:rsid w:val="00CF651D"/>
    <w:rsid w:val="00D001E9"/>
    <w:rsid w:val="00D02DDF"/>
    <w:rsid w:val="00D210E8"/>
    <w:rsid w:val="00D4321F"/>
    <w:rsid w:val="00D63E27"/>
    <w:rsid w:val="00D718C7"/>
    <w:rsid w:val="00D7368A"/>
    <w:rsid w:val="00D746BC"/>
    <w:rsid w:val="00D805A9"/>
    <w:rsid w:val="00D81562"/>
    <w:rsid w:val="00DA2077"/>
    <w:rsid w:val="00DA5A84"/>
    <w:rsid w:val="00DB197F"/>
    <w:rsid w:val="00DC0D11"/>
    <w:rsid w:val="00DD4283"/>
    <w:rsid w:val="00DE0AAF"/>
    <w:rsid w:val="00E011E0"/>
    <w:rsid w:val="00E01821"/>
    <w:rsid w:val="00E22424"/>
    <w:rsid w:val="00E24AFC"/>
    <w:rsid w:val="00E4152B"/>
    <w:rsid w:val="00E70586"/>
    <w:rsid w:val="00E83B36"/>
    <w:rsid w:val="00EC306B"/>
    <w:rsid w:val="00EE1D28"/>
    <w:rsid w:val="00EE2727"/>
    <w:rsid w:val="00EF7545"/>
    <w:rsid w:val="00F4415D"/>
    <w:rsid w:val="00F5046C"/>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30057"/>
    <w:rPr>
      <w:sz w:val="16"/>
      <w:szCs w:val="16"/>
    </w:rPr>
  </w:style>
  <w:style w:type="paragraph" w:styleId="CommentText">
    <w:name w:val="annotation text"/>
    <w:basedOn w:val="Normal"/>
    <w:link w:val="CommentTextChar"/>
    <w:uiPriority w:val="99"/>
    <w:unhideWhenUsed/>
    <w:rsid w:val="00630057"/>
    <w:pPr>
      <w:spacing w:line="240" w:lineRule="auto"/>
    </w:pPr>
    <w:rPr>
      <w:sz w:val="20"/>
      <w:szCs w:val="20"/>
    </w:rPr>
  </w:style>
  <w:style w:type="character" w:customStyle="1" w:styleId="CommentTextChar">
    <w:name w:val="Comment Text Char"/>
    <w:basedOn w:val="DefaultParagraphFont"/>
    <w:link w:val="CommentText"/>
    <w:uiPriority w:val="99"/>
    <w:rsid w:val="0063005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30057"/>
    <w:rPr>
      <w:b/>
      <w:bCs/>
    </w:rPr>
  </w:style>
  <w:style w:type="character" w:customStyle="1" w:styleId="CommentSubjectChar">
    <w:name w:val="Comment Subject Char"/>
    <w:basedOn w:val="CommentTextChar"/>
    <w:link w:val="CommentSubject"/>
    <w:uiPriority w:val="99"/>
    <w:semiHidden/>
    <w:rsid w:val="00630057"/>
    <w:rPr>
      <w:rFonts w:ascii="Times New Roman" w:hAnsi="Times New Roman"/>
      <w:b/>
      <w:bCs/>
      <w:sz w:val="20"/>
      <w:szCs w:val="20"/>
    </w:rPr>
  </w:style>
  <w:style w:type="paragraph" w:styleId="Revision">
    <w:name w:val="Revision"/>
    <w:hidden/>
    <w:uiPriority w:val="99"/>
    <w:semiHidden/>
    <w:rsid w:val="0097571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birdatlas.bc.c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28</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Ken Otter</cp:lastModifiedBy>
  <cp:revision>66</cp:revision>
  <dcterms:created xsi:type="dcterms:W3CDTF">2025-04-16T15:45:00Z</dcterms:created>
  <dcterms:modified xsi:type="dcterms:W3CDTF">2025-08-07T21:49:00Z</dcterms:modified>
</cp:coreProperties>
</file>